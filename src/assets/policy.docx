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CCD2E09" w14:textId="662BCCBD" w:rsidR="008B6C73" w:rsidRPr="002C1AE8" w:rsidRDefault="008B6C73" w:rsidP="002C1AE8">
      <w:pPr>
        <w:spacing w:after="240"/>
        <w:rPr>
          <w:rFonts w:ascii="Times New Roman" w:hAnsi="Times New Roman" w:cs="Times New Roman"/>
          <w:b/>
          <w:sz w:val="32"/>
          <w:szCs w:val="32"/>
        </w:rPr>
      </w:pPr>
      <w:r w:rsidRPr="002C1AE8">
        <w:rPr>
          <w:rFonts w:ascii="Times New Roman" w:hAnsi="Times New Roman" w:cs="Times New Roman"/>
          <w:b/>
          <w:sz w:val="32"/>
          <w:szCs w:val="32"/>
        </w:rPr>
        <w:t>Terms and Conditions for Janapada</w:t>
      </w:r>
      <w:r w:rsidR="001B39E4" w:rsidRPr="002C1AE8">
        <w:rPr>
          <w:rFonts w:ascii="Times New Roman" w:hAnsi="Times New Roman" w:cs="Times New Roman"/>
          <w:b/>
          <w:sz w:val="32"/>
          <w:szCs w:val="32"/>
        </w:rPr>
        <w:t xml:space="preserve">/ Terms of Use </w:t>
      </w:r>
    </w:p>
    <w:p w14:paraId="3B53C1F2" w14:textId="7A5120A6" w:rsidR="00844170" w:rsidRPr="002C1AE8" w:rsidRDefault="001B39E4" w:rsidP="008B2679">
      <w:pPr>
        <w:spacing w:after="240"/>
        <w:jc w:val="both"/>
        <w:rPr>
          <w:rFonts w:ascii="Times New Roman" w:hAnsi="Times New Roman" w:cs="Times New Roman"/>
          <w:bCs/>
        </w:rPr>
      </w:pPr>
      <w:r w:rsidRPr="002C1AE8">
        <w:rPr>
          <w:rFonts w:ascii="Times New Roman" w:hAnsi="Times New Roman" w:cs="Times New Roman"/>
          <w:bCs/>
        </w:rPr>
        <w:t>This document is an electronic record in terms of Information Technology Act, 2000 and rules there under as applicable and the amended provisions pertaining to electronic records in various statutes as amended by the Information Technology Act, 2000. This electronic record is generated by a computer system and does not require any physical or digital signatures.</w:t>
      </w:r>
    </w:p>
    <w:p w14:paraId="6F47499D" w14:textId="0F844481" w:rsidR="00844170" w:rsidRPr="002C1AE8" w:rsidRDefault="00844170" w:rsidP="008B2679">
      <w:pPr>
        <w:jc w:val="both"/>
        <w:rPr>
          <w:rFonts w:ascii="Times New Roman" w:hAnsi="Times New Roman" w:cs="Times New Roman"/>
          <w:bCs/>
        </w:rPr>
      </w:pPr>
      <w:r w:rsidRPr="002C1AE8">
        <w:rPr>
          <w:rFonts w:ascii="Times New Roman" w:hAnsi="Times New Roman" w:cs="Times New Roman"/>
          <w:bCs/>
        </w:rPr>
        <w:t xml:space="preserve">Your use of the </w:t>
      </w:r>
      <w:r w:rsidR="005571C6" w:rsidRPr="002C1AE8">
        <w:rPr>
          <w:rFonts w:ascii="Times New Roman" w:hAnsi="Times New Roman" w:cs="Times New Roman"/>
          <w:bCs/>
        </w:rPr>
        <w:t>a</w:t>
      </w:r>
      <w:r w:rsidRPr="002C1AE8">
        <w:rPr>
          <w:rFonts w:ascii="Times New Roman" w:hAnsi="Times New Roman" w:cs="Times New Roman"/>
          <w:bCs/>
        </w:rPr>
        <w:t>pplication</w:t>
      </w:r>
      <w:r w:rsidR="005571C6" w:rsidRPr="002C1AE8">
        <w:rPr>
          <w:rFonts w:ascii="Times New Roman" w:hAnsi="Times New Roman" w:cs="Times New Roman"/>
          <w:bCs/>
        </w:rPr>
        <w:t xml:space="preserve">, </w:t>
      </w:r>
      <w:r w:rsidRPr="002C1AE8">
        <w:rPr>
          <w:rFonts w:ascii="Times New Roman" w:hAnsi="Times New Roman" w:cs="Times New Roman"/>
          <w:bCs/>
        </w:rPr>
        <w:t xml:space="preserve">services and tools are governed by the following terms and conditions </w:t>
      </w:r>
      <w:bookmarkStart w:id="0" w:name="_Hlk168998347"/>
      <w:r w:rsidRPr="002C1AE8">
        <w:rPr>
          <w:rFonts w:ascii="Times New Roman" w:hAnsi="Times New Roman" w:cs="Times New Roman"/>
          <w:bCs/>
        </w:rPr>
        <w:t>(“Terms of Use”)</w:t>
      </w:r>
      <w:r w:rsidR="005571C6" w:rsidRPr="002C1AE8">
        <w:rPr>
          <w:rFonts w:ascii="Times New Roman" w:hAnsi="Times New Roman" w:cs="Times New Roman"/>
          <w:bCs/>
        </w:rPr>
        <w:t xml:space="preserve"> and amendments made at the sole discretion of Janapada. </w:t>
      </w:r>
      <w:bookmarkEnd w:id="0"/>
      <w:r w:rsidRPr="002C1AE8">
        <w:rPr>
          <w:rFonts w:ascii="Times New Roman" w:hAnsi="Times New Roman" w:cs="Times New Roman"/>
          <w:bCs/>
        </w:rPr>
        <w:t xml:space="preserve">By mere use of the </w:t>
      </w:r>
      <w:r w:rsidR="005571C6" w:rsidRPr="002C1AE8">
        <w:rPr>
          <w:rFonts w:ascii="Times New Roman" w:hAnsi="Times New Roman" w:cs="Times New Roman"/>
          <w:bCs/>
        </w:rPr>
        <w:t>Application</w:t>
      </w:r>
      <w:r w:rsidRPr="002C1AE8">
        <w:rPr>
          <w:rFonts w:ascii="Times New Roman" w:hAnsi="Times New Roman" w:cs="Times New Roman"/>
          <w:bCs/>
        </w:rPr>
        <w:t xml:space="preserve">, You shall be contracting with </w:t>
      </w:r>
      <w:r w:rsidR="005571C6" w:rsidRPr="002C1AE8">
        <w:rPr>
          <w:rFonts w:ascii="Times New Roman" w:hAnsi="Times New Roman" w:cs="Times New Roman"/>
          <w:bCs/>
        </w:rPr>
        <w:t xml:space="preserve">Janapada </w:t>
      </w:r>
      <w:r w:rsidRPr="002C1AE8">
        <w:rPr>
          <w:rFonts w:ascii="Times New Roman" w:hAnsi="Times New Roman" w:cs="Times New Roman"/>
          <w:bCs/>
        </w:rPr>
        <w:t xml:space="preserve">and these terms and conditions including the policies constitute Your binding obligations, with </w:t>
      </w:r>
      <w:r w:rsidR="005571C6" w:rsidRPr="002C1AE8">
        <w:rPr>
          <w:rFonts w:ascii="Times New Roman" w:hAnsi="Times New Roman" w:cs="Times New Roman"/>
          <w:bCs/>
        </w:rPr>
        <w:t>Janapada</w:t>
      </w:r>
      <w:r w:rsidRPr="002C1AE8">
        <w:rPr>
          <w:rFonts w:ascii="Times New Roman" w:hAnsi="Times New Roman" w:cs="Times New Roman"/>
          <w:bCs/>
        </w:rPr>
        <w:t>.</w:t>
      </w:r>
    </w:p>
    <w:p w14:paraId="7E895FBC" w14:textId="4EAC18F9" w:rsidR="00844170" w:rsidRPr="002C1AE8" w:rsidRDefault="005571C6" w:rsidP="002C1AE8">
      <w:pPr>
        <w:spacing w:after="120"/>
        <w:jc w:val="center"/>
        <w:rPr>
          <w:rFonts w:ascii="Times New Roman" w:hAnsi="Times New Roman" w:cs="Times New Roman"/>
          <w:bCs/>
        </w:rPr>
      </w:pPr>
      <w:r w:rsidRPr="002C1AE8">
        <w:rPr>
          <w:rFonts w:ascii="Times New Roman" w:hAnsi="Times New Roman" w:cs="Times New Roman"/>
          <w:bCs/>
        </w:rPr>
        <w:t>OR</w:t>
      </w:r>
    </w:p>
    <w:p w14:paraId="09B19EB9" w14:textId="6F3B9D93" w:rsidR="00844170" w:rsidRPr="002C1AE8" w:rsidRDefault="00844170" w:rsidP="008A2696">
      <w:pPr>
        <w:rPr>
          <w:rFonts w:ascii="Times New Roman" w:hAnsi="Times New Roman" w:cs="Times New Roman"/>
        </w:rPr>
      </w:pPr>
      <w:r w:rsidRPr="002C1AE8">
        <w:rPr>
          <w:rFonts w:ascii="Times New Roman" w:hAnsi="Times New Roman" w:cs="Times New Roman"/>
        </w:rPr>
        <w:t>The</w:t>
      </w:r>
      <w:r w:rsidR="005571C6" w:rsidRPr="002C1AE8">
        <w:rPr>
          <w:rFonts w:ascii="Times New Roman" w:hAnsi="Times New Roman" w:cs="Times New Roman"/>
        </w:rPr>
        <w:t xml:space="preserve"> following</w:t>
      </w:r>
      <w:r w:rsidRPr="002C1AE8">
        <w:rPr>
          <w:rFonts w:ascii="Times New Roman" w:hAnsi="Times New Roman" w:cs="Times New Roman"/>
        </w:rPr>
        <w:t xml:space="preserve"> Terms </w:t>
      </w:r>
      <w:r w:rsidR="005571C6" w:rsidRPr="002C1AE8">
        <w:rPr>
          <w:rFonts w:ascii="Times New Roman" w:hAnsi="Times New Roman" w:cs="Times New Roman"/>
        </w:rPr>
        <w:t xml:space="preserve">and Conditions (“Terms of Use”) and amendments made at the sole discretion of Janapada, </w:t>
      </w:r>
      <w:r w:rsidRPr="002C1AE8">
        <w:rPr>
          <w:rFonts w:ascii="Times New Roman" w:hAnsi="Times New Roman" w:cs="Times New Roman"/>
        </w:rPr>
        <w:t>govern your (hereinafter referred to as "</w:t>
      </w:r>
      <w:r w:rsidR="004631C7" w:rsidRPr="002C1AE8">
        <w:rPr>
          <w:rFonts w:ascii="Times New Roman" w:hAnsi="Times New Roman" w:cs="Times New Roman"/>
        </w:rPr>
        <w:t>Y</w:t>
      </w:r>
      <w:r w:rsidRPr="002C1AE8">
        <w:rPr>
          <w:rFonts w:ascii="Times New Roman" w:hAnsi="Times New Roman" w:cs="Times New Roman"/>
        </w:rPr>
        <w:t>ou", "</w:t>
      </w:r>
      <w:r w:rsidR="004631C7" w:rsidRPr="002C1AE8">
        <w:rPr>
          <w:rFonts w:ascii="Times New Roman" w:hAnsi="Times New Roman" w:cs="Times New Roman"/>
        </w:rPr>
        <w:t>Y</w:t>
      </w:r>
      <w:r w:rsidRPr="002C1AE8">
        <w:rPr>
          <w:rFonts w:ascii="Times New Roman" w:hAnsi="Times New Roman" w:cs="Times New Roman"/>
        </w:rPr>
        <w:t xml:space="preserve">our", "User", as applicable) access to and/or use of (either as a visitor or customer): "Janapada" (hereinafter referred to as </w:t>
      </w:r>
      <w:r w:rsidR="009D72B9" w:rsidRPr="002C1AE8">
        <w:rPr>
          <w:rFonts w:ascii="Times New Roman" w:hAnsi="Times New Roman" w:cs="Times New Roman"/>
        </w:rPr>
        <w:t xml:space="preserve">“Platform”, </w:t>
      </w:r>
      <w:r w:rsidRPr="002C1AE8">
        <w:rPr>
          <w:rFonts w:ascii="Times New Roman" w:hAnsi="Times New Roman" w:cs="Times New Roman"/>
        </w:rPr>
        <w:t>"</w:t>
      </w:r>
      <w:r w:rsidR="009D72B9" w:rsidRPr="002C1AE8">
        <w:rPr>
          <w:rFonts w:ascii="Times New Roman" w:hAnsi="Times New Roman" w:cs="Times New Roman"/>
        </w:rPr>
        <w:t>W</w:t>
      </w:r>
      <w:r w:rsidRPr="002C1AE8">
        <w:rPr>
          <w:rFonts w:ascii="Times New Roman" w:hAnsi="Times New Roman" w:cs="Times New Roman"/>
        </w:rPr>
        <w:t xml:space="preserve">e", </w:t>
      </w:r>
      <w:r w:rsidR="009D72B9" w:rsidRPr="002C1AE8">
        <w:rPr>
          <w:rFonts w:ascii="Times New Roman" w:hAnsi="Times New Roman" w:cs="Times New Roman"/>
        </w:rPr>
        <w:t>“O</w:t>
      </w:r>
      <w:r w:rsidRPr="002C1AE8">
        <w:rPr>
          <w:rFonts w:ascii="Times New Roman" w:hAnsi="Times New Roman" w:cs="Times New Roman"/>
        </w:rPr>
        <w:t>ur", "Us", as applicable) mobile application, Sale of Products (as defined herein below) and provision of the Services (as defined herein below); provided by Janapada from time to time.</w:t>
      </w:r>
    </w:p>
    <w:p w14:paraId="1BB07CB4" w14:textId="13758BBF" w:rsidR="001B39E4" w:rsidRPr="002C1AE8" w:rsidRDefault="00844170" w:rsidP="008B2679">
      <w:pPr>
        <w:jc w:val="both"/>
        <w:rPr>
          <w:rFonts w:ascii="Times New Roman" w:hAnsi="Times New Roman" w:cs="Times New Roman"/>
          <w:bCs/>
        </w:rPr>
      </w:pPr>
      <w:r w:rsidRPr="002C1AE8">
        <w:rPr>
          <w:rFonts w:ascii="Times New Roman" w:hAnsi="Times New Roman" w:cs="Times New Roman"/>
          <w:bCs/>
        </w:rPr>
        <w:t xml:space="preserve">Please read these terms carefully before using the platform. </w:t>
      </w:r>
      <w:r w:rsidR="005571C6" w:rsidRPr="002C1AE8">
        <w:rPr>
          <w:rFonts w:ascii="Times New Roman" w:hAnsi="Times New Roman" w:cs="Times New Roman"/>
          <w:bCs/>
        </w:rPr>
        <w:t>T</w:t>
      </w:r>
      <w:r w:rsidRPr="002C1AE8">
        <w:rPr>
          <w:rFonts w:ascii="Times New Roman" w:hAnsi="Times New Roman" w:cs="Times New Roman"/>
          <w:bCs/>
        </w:rPr>
        <w:t xml:space="preserve">hese terms constitute a binding, legal agreement between you and </w:t>
      </w:r>
      <w:r w:rsidR="005571C6" w:rsidRPr="002C1AE8">
        <w:rPr>
          <w:rFonts w:ascii="Times New Roman" w:hAnsi="Times New Roman" w:cs="Times New Roman"/>
          <w:bCs/>
        </w:rPr>
        <w:t>Ja</w:t>
      </w:r>
      <w:r w:rsidRPr="002C1AE8">
        <w:rPr>
          <w:rFonts w:ascii="Times New Roman" w:hAnsi="Times New Roman" w:cs="Times New Roman"/>
          <w:bCs/>
        </w:rPr>
        <w:t xml:space="preserve">napada. </w:t>
      </w:r>
      <w:r w:rsidR="005571C6" w:rsidRPr="002C1AE8">
        <w:rPr>
          <w:rFonts w:ascii="Times New Roman" w:hAnsi="Times New Roman" w:cs="Times New Roman"/>
          <w:bCs/>
        </w:rPr>
        <w:t>B</w:t>
      </w:r>
      <w:r w:rsidRPr="002C1AE8">
        <w:rPr>
          <w:rFonts w:ascii="Times New Roman" w:hAnsi="Times New Roman" w:cs="Times New Roman"/>
          <w:bCs/>
        </w:rPr>
        <w:t>y accessing the services provided on the site, you agree with the terms in entirety.</w:t>
      </w:r>
    </w:p>
    <w:p w14:paraId="192D12EC" w14:textId="7E836C62" w:rsidR="00844170" w:rsidRPr="002C1AE8" w:rsidRDefault="00844170" w:rsidP="008B2679">
      <w:pPr>
        <w:jc w:val="center"/>
        <w:rPr>
          <w:rFonts w:ascii="Times New Roman" w:hAnsi="Times New Roman" w:cs="Times New Roman"/>
          <w:bCs/>
        </w:rPr>
      </w:pPr>
      <w:r w:rsidRPr="002C1AE8">
        <w:rPr>
          <w:rFonts w:ascii="Times New Roman" w:hAnsi="Times New Roman" w:cs="Times New Roman"/>
          <w:bCs/>
        </w:rPr>
        <w:t>OR</w:t>
      </w:r>
    </w:p>
    <w:p w14:paraId="32436ACF" w14:textId="12E1E43D" w:rsidR="001B39E4" w:rsidRPr="002C1AE8" w:rsidRDefault="001B39E4" w:rsidP="008B2679">
      <w:pPr>
        <w:jc w:val="both"/>
        <w:rPr>
          <w:rFonts w:ascii="Times New Roman" w:hAnsi="Times New Roman" w:cs="Times New Roman"/>
          <w:bCs/>
        </w:rPr>
      </w:pPr>
      <w:r w:rsidRPr="002C1AE8">
        <w:rPr>
          <w:rFonts w:ascii="Times New Roman" w:hAnsi="Times New Roman" w:cs="Times New Roman"/>
          <w:bCs/>
        </w:rPr>
        <w:t xml:space="preserve">Users are requested to carefully read the Terms of Use before using the Platform or registering on the Platform or accessing any material or information through the Platform. Through the continued use of the Platform, or accepting these Terms of Use at the time of creating an Account, Users accept these Terms of Use and agree to be legally bound by the same. </w:t>
      </w:r>
    </w:p>
    <w:p w14:paraId="2B1882B2" w14:textId="77777777" w:rsidR="00727039" w:rsidRPr="002C1AE8" w:rsidRDefault="00727039" w:rsidP="008B2679">
      <w:pPr>
        <w:spacing w:before="240" w:after="120"/>
        <w:jc w:val="both"/>
        <w:rPr>
          <w:rFonts w:ascii="Times New Roman" w:hAnsi="Times New Roman" w:cs="Times New Roman"/>
          <w:b/>
        </w:rPr>
      </w:pPr>
      <w:r w:rsidRPr="002C1AE8">
        <w:rPr>
          <w:rFonts w:ascii="Times New Roman" w:hAnsi="Times New Roman" w:cs="Times New Roman"/>
          <w:b/>
        </w:rPr>
        <w:t xml:space="preserve">Eligibility </w:t>
      </w:r>
    </w:p>
    <w:p w14:paraId="76B78970" w14:textId="683E5AE3" w:rsidR="009D72B9" w:rsidRPr="002C1AE8" w:rsidRDefault="005571C6" w:rsidP="00034B7E">
      <w:pPr>
        <w:spacing w:after="160"/>
        <w:jc w:val="both"/>
        <w:rPr>
          <w:rFonts w:ascii="Times New Roman" w:hAnsi="Times New Roman" w:cs="Times New Roman"/>
          <w:bCs/>
        </w:rPr>
      </w:pPr>
      <w:r w:rsidRPr="002C1AE8">
        <w:rPr>
          <w:rFonts w:ascii="Times New Roman" w:hAnsi="Times New Roman" w:cs="Times New Roman"/>
          <w:bCs/>
        </w:rPr>
        <w:t xml:space="preserve">The Platform, </w:t>
      </w:r>
      <w:r w:rsidR="009D72B9" w:rsidRPr="002C1AE8">
        <w:rPr>
          <w:rFonts w:ascii="Times New Roman" w:hAnsi="Times New Roman" w:cs="Times New Roman"/>
          <w:bCs/>
        </w:rPr>
        <w:t xml:space="preserve">is </w:t>
      </w:r>
      <w:r w:rsidRPr="002C1AE8">
        <w:rPr>
          <w:rFonts w:ascii="Times New Roman" w:hAnsi="Times New Roman" w:cs="Times New Roman"/>
          <w:bCs/>
        </w:rPr>
        <w:t xml:space="preserve">not available to minors i.e. persons under the age of 18 (eighteen) years or to any Users suspended or removed by </w:t>
      </w:r>
      <w:r w:rsidR="009D72B9" w:rsidRPr="002C1AE8">
        <w:rPr>
          <w:rFonts w:ascii="Times New Roman" w:hAnsi="Times New Roman" w:cs="Times New Roman"/>
          <w:bCs/>
        </w:rPr>
        <w:t>Janapada</w:t>
      </w:r>
      <w:r w:rsidRPr="002C1AE8">
        <w:rPr>
          <w:rFonts w:ascii="Times New Roman" w:hAnsi="Times New Roman" w:cs="Times New Roman"/>
          <w:bCs/>
        </w:rPr>
        <w:t xml:space="preserve"> from accessing the Platform for any reason whatsoever. Users represent that they are of legal age to form a binding contract and are not a person barred from using</w:t>
      </w:r>
      <w:r w:rsidR="009D72B9" w:rsidRPr="002C1AE8">
        <w:rPr>
          <w:rFonts w:ascii="Times New Roman" w:hAnsi="Times New Roman" w:cs="Times New Roman"/>
          <w:bCs/>
        </w:rPr>
        <w:t xml:space="preserve"> </w:t>
      </w:r>
      <w:r w:rsidRPr="002C1AE8">
        <w:rPr>
          <w:rFonts w:ascii="Times New Roman" w:hAnsi="Times New Roman" w:cs="Times New Roman"/>
          <w:bCs/>
        </w:rPr>
        <w:t>or accessing the Platform</w:t>
      </w:r>
      <w:r w:rsidR="009D72B9" w:rsidRPr="002C1AE8">
        <w:rPr>
          <w:rFonts w:ascii="Times New Roman" w:hAnsi="Times New Roman" w:cs="Times New Roman"/>
          <w:bCs/>
        </w:rPr>
        <w:t xml:space="preserve"> </w:t>
      </w:r>
      <w:r w:rsidRPr="002C1AE8">
        <w:rPr>
          <w:rFonts w:ascii="Times New Roman" w:hAnsi="Times New Roman" w:cs="Times New Roman"/>
          <w:bCs/>
        </w:rPr>
        <w:t>under applicable law.</w:t>
      </w:r>
    </w:p>
    <w:p w14:paraId="6D0DE59D" w14:textId="243A96CA" w:rsidR="005571C6" w:rsidRPr="002C1AE8" w:rsidRDefault="009D72B9" w:rsidP="008B2679">
      <w:pPr>
        <w:jc w:val="both"/>
        <w:rPr>
          <w:rFonts w:ascii="Times New Roman" w:hAnsi="Times New Roman" w:cs="Times New Roman"/>
          <w:bCs/>
        </w:rPr>
      </w:pPr>
      <w:r w:rsidRPr="002C1AE8">
        <w:rPr>
          <w:rFonts w:ascii="Times New Roman" w:hAnsi="Times New Roman" w:cs="Times New Roman"/>
          <w:bCs/>
        </w:rPr>
        <w:t>Janapada</w:t>
      </w:r>
      <w:r w:rsidR="005571C6" w:rsidRPr="002C1AE8">
        <w:rPr>
          <w:rFonts w:ascii="Times New Roman" w:hAnsi="Times New Roman" w:cs="Times New Roman"/>
          <w:bCs/>
        </w:rPr>
        <w:t xml:space="preserve"> reserves the right to refuse access to the Platform, at any time to new Users or to terminate or suspend access granted to existing Users at any time without any reasons for doing so.</w:t>
      </w:r>
      <w:r w:rsidRPr="002C1AE8">
        <w:rPr>
          <w:rFonts w:ascii="Times New Roman" w:hAnsi="Times New Roman" w:cs="Times New Roman"/>
          <w:bCs/>
        </w:rPr>
        <w:t xml:space="preserve">  </w:t>
      </w:r>
      <w:r w:rsidR="005571C6" w:rsidRPr="002C1AE8">
        <w:rPr>
          <w:rFonts w:ascii="Times New Roman" w:hAnsi="Times New Roman" w:cs="Times New Roman"/>
          <w:bCs/>
        </w:rPr>
        <w:t>Users shall not have more than 1 (one) active Account (as defined below) on the Platform. Additionally, Users are prohibited from selling, trading, or otherwise transferring their Account to another party or impersonating any other person for the purpose of creating an Account with the Platform.</w:t>
      </w:r>
    </w:p>
    <w:p w14:paraId="31C4D9F2" w14:textId="65DA3CD1" w:rsidR="0009641F" w:rsidRPr="002C1AE8" w:rsidRDefault="00727039" w:rsidP="008B2679">
      <w:pPr>
        <w:spacing w:before="240" w:after="120"/>
        <w:jc w:val="both"/>
        <w:rPr>
          <w:rFonts w:ascii="Times New Roman" w:hAnsi="Times New Roman" w:cs="Times New Roman"/>
          <w:b/>
        </w:rPr>
      </w:pPr>
      <w:r w:rsidRPr="002C1AE8">
        <w:rPr>
          <w:rFonts w:ascii="Times New Roman" w:hAnsi="Times New Roman" w:cs="Times New Roman"/>
          <w:b/>
        </w:rPr>
        <w:t>Registration</w:t>
      </w:r>
      <w:r w:rsidR="0009641F" w:rsidRPr="002C1AE8">
        <w:rPr>
          <w:rFonts w:ascii="Times New Roman" w:hAnsi="Times New Roman" w:cs="Times New Roman"/>
          <w:b/>
        </w:rPr>
        <w:t xml:space="preserve"> and</w:t>
      </w:r>
      <w:r w:rsidRPr="002C1AE8">
        <w:rPr>
          <w:rFonts w:ascii="Times New Roman" w:hAnsi="Times New Roman" w:cs="Times New Roman"/>
          <w:b/>
        </w:rPr>
        <w:t xml:space="preserve"> </w:t>
      </w:r>
      <w:r w:rsidR="0009641F" w:rsidRPr="002C1AE8">
        <w:rPr>
          <w:rFonts w:ascii="Times New Roman" w:hAnsi="Times New Roman" w:cs="Times New Roman"/>
          <w:b/>
        </w:rPr>
        <w:t xml:space="preserve">Your account  </w:t>
      </w:r>
    </w:p>
    <w:p w14:paraId="1F9792C5" w14:textId="25630044" w:rsidR="0009641F" w:rsidRPr="002C1AE8" w:rsidRDefault="0009641F" w:rsidP="00034B7E">
      <w:pPr>
        <w:spacing w:after="160"/>
        <w:jc w:val="both"/>
        <w:rPr>
          <w:rFonts w:ascii="Times New Roman" w:hAnsi="Times New Roman" w:cs="Times New Roman"/>
          <w:bCs/>
        </w:rPr>
      </w:pPr>
      <w:r w:rsidRPr="002C1AE8">
        <w:rPr>
          <w:rFonts w:ascii="Times New Roman" w:hAnsi="Times New Roman" w:cs="Times New Roman"/>
          <w:bCs/>
        </w:rPr>
        <w:t xml:space="preserve">Subject to the acceptance of all the terms, conditions and notices contained in these Terms of Use and Privacy Policy, along with any amendments made by Janapada at its sole discretion and posted on the Platform from time to time and subject to your registration on the Platform through the creation of an Account (as defined below), you are granted a personal, non-exclusive, non-transferrable, and limited right to access the Platform, avail the Janapada Services and connect with Merchants and Delivery </w:t>
      </w:r>
      <w:r w:rsidRPr="002C1AE8">
        <w:rPr>
          <w:rFonts w:ascii="Times New Roman" w:hAnsi="Times New Roman" w:cs="Times New Roman"/>
          <w:bCs/>
        </w:rPr>
        <w:lastRenderedPageBreak/>
        <w:t xml:space="preserve">Partners on the Platform. Your ability to continue using the Platform and Janapada Services is subject to </w:t>
      </w:r>
      <w:r w:rsidR="001D37B1" w:rsidRPr="002C1AE8">
        <w:rPr>
          <w:rFonts w:ascii="Times New Roman" w:hAnsi="Times New Roman" w:cs="Times New Roman"/>
          <w:bCs/>
        </w:rPr>
        <w:t xml:space="preserve">your </w:t>
      </w:r>
      <w:r w:rsidRPr="002C1AE8">
        <w:rPr>
          <w:rFonts w:ascii="Times New Roman" w:hAnsi="Times New Roman" w:cs="Times New Roman"/>
          <w:bCs/>
        </w:rPr>
        <w:t>continued maintenance of an Account on the Platform.</w:t>
      </w:r>
    </w:p>
    <w:p w14:paraId="670AC48A" w14:textId="53756FC0" w:rsidR="0009641F" w:rsidRPr="002C1AE8" w:rsidRDefault="0009641F" w:rsidP="00034B7E">
      <w:pPr>
        <w:spacing w:after="160"/>
        <w:jc w:val="both"/>
        <w:rPr>
          <w:rFonts w:ascii="Times New Roman" w:hAnsi="Times New Roman" w:cs="Times New Roman"/>
          <w:bCs/>
        </w:rPr>
      </w:pPr>
      <w:r w:rsidRPr="002C1AE8">
        <w:rPr>
          <w:rFonts w:ascii="Times New Roman" w:hAnsi="Times New Roman" w:cs="Times New Roman"/>
          <w:bCs/>
        </w:rPr>
        <w:t>In order to use the Platform and avail the Janapada Services, You will have to register on the Platform and create an account with a unique user identity and password (“Account”). You will be required to enter Your personal information including Your name, contact details, email address and valid phone number while registering an Account. As part of the registration, You may be required to undertake a verification process to verify the information provided.</w:t>
      </w:r>
    </w:p>
    <w:p w14:paraId="24D7569A" w14:textId="575C1A5A" w:rsidR="009D72B9" w:rsidRPr="002C1AE8" w:rsidRDefault="009D72B9" w:rsidP="00AB6419">
      <w:pPr>
        <w:spacing w:after="240"/>
        <w:jc w:val="both"/>
        <w:rPr>
          <w:rFonts w:ascii="Times New Roman" w:hAnsi="Times New Roman" w:cs="Times New Roman"/>
          <w:bCs/>
        </w:rPr>
      </w:pPr>
      <w:r w:rsidRPr="002C1AE8">
        <w:rPr>
          <w:rFonts w:ascii="Times New Roman" w:hAnsi="Times New Roman" w:cs="Times New Roman"/>
          <w:bCs/>
        </w:rPr>
        <w:t>You shall be responsible for maintaining the confidentiality of your Display Name and Password and You shall be responsible for all activities that occur under your Display Name and Password. You agree that if You provide any information that is untrue, inaccurate, not current or incomplete or We have reasonable grounds to suspect that such information is untrue, inaccurate, not current or incomplete, or not in accordance with the</w:t>
      </w:r>
      <w:r w:rsidR="0009641F" w:rsidRPr="002C1AE8">
        <w:rPr>
          <w:rFonts w:ascii="Times New Roman" w:hAnsi="Times New Roman" w:cs="Times New Roman"/>
          <w:bCs/>
        </w:rPr>
        <w:t xml:space="preserve"> </w:t>
      </w:r>
      <w:r w:rsidRPr="002C1AE8">
        <w:rPr>
          <w:rFonts w:ascii="Times New Roman" w:hAnsi="Times New Roman" w:cs="Times New Roman"/>
          <w:bCs/>
        </w:rPr>
        <w:t>this Terms of Use, We shall have the right to indefinitely suspend or terminate or block access of your membership on the Application and refuse to provide You with access to the Ap</w:t>
      </w:r>
      <w:r w:rsidR="00993D60" w:rsidRPr="002C1AE8">
        <w:rPr>
          <w:rFonts w:ascii="Times New Roman" w:hAnsi="Times New Roman" w:cs="Times New Roman"/>
          <w:bCs/>
        </w:rPr>
        <w:t>p</w:t>
      </w:r>
      <w:r w:rsidRPr="002C1AE8">
        <w:rPr>
          <w:rFonts w:ascii="Times New Roman" w:hAnsi="Times New Roman" w:cs="Times New Roman"/>
          <w:bCs/>
        </w:rPr>
        <w:t>lication.</w:t>
      </w:r>
      <w:r w:rsidR="001D37B1" w:rsidRPr="002C1AE8">
        <w:rPr>
          <w:rFonts w:ascii="Times New Roman" w:hAnsi="Times New Roman" w:cs="Times New Roman"/>
          <w:bCs/>
        </w:rPr>
        <w:t xml:space="preserve"> In case there are any illegal activities of any nature being conducted from Your Account, you shall be reported to the respective Statutory Authority including the police. </w:t>
      </w:r>
    </w:p>
    <w:p w14:paraId="5B863238" w14:textId="4A47D65F" w:rsidR="00727039" w:rsidRPr="002C1AE8" w:rsidRDefault="00727039" w:rsidP="00AB6419">
      <w:pPr>
        <w:spacing w:after="120"/>
        <w:rPr>
          <w:rFonts w:ascii="Times New Roman" w:hAnsi="Times New Roman" w:cs="Times New Roman"/>
          <w:b/>
        </w:rPr>
      </w:pPr>
      <w:r w:rsidRPr="002C1AE8">
        <w:rPr>
          <w:rFonts w:ascii="Times New Roman" w:hAnsi="Times New Roman" w:cs="Times New Roman"/>
          <w:b/>
        </w:rPr>
        <w:t xml:space="preserve">Use of </w:t>
      </w:r>
      <w:r w:rsidR="0009641F" w:rsidRPr="002C1AE8">
        <w:rPr>
          <w:rFonts w:ascii="Times New Roman" w:hAnsi="Times New Roman" w:cs="Times New Roman"/>
          <w:b/>
        </w:rPr>
        <w:t xml:space="preserve">Application/ Services </w:t>
      </w:r>
    </w:p>
    <w:p w14:paraId="2C9F7F21" w14:textId="227FFD03" w:rsidR="00E7068E" w:rsidRPr="002C1AE8" w:rsidRDefault="0009641F" w:rsidP="008B2679">
      <w:pPr>
        <w:spacing w:after="160"/>
        <w:jc w:val="both"/>
        <w:rPr>
          <w:rFonts w:ascii="Times New Roman" w:hAnsi="Times New Roman" w:cs="Times New Roman"/>
          <w:bCs/>
        </w:rPr>
      </w:pPr>
      <w:r w:rsidRPr="002C1AE8">
        <w:rPr>
          <w:rFonts w:ascii="Times New Roman" w:hAnsi="Times New Roman" w:cs="Times New Roman"/>
          <w:bCs/>
        </w:rPr>
        <w:t xml:space="preserve">Janapada serves as a facilitator for transactions between </w:t>
      </w:r>
      <w:r w:rsidR="00E7068E" w:rsidRPr="002C1AE8">
        <w:rPr>
          <w:rFonts w:ascii="Times New Roman" w:hAnsi="Times New Roman" w:cs="Times New Roman"/>
          <w:bCs/>
        </w:rPr>
        <w:t>B</w:t>
      </w:r>
      <w:r w:rsidRPr="002C1AE8">
        <w:rPr>
          <w:rFonts w:ascii="Times New Roman" w:hAnsi="Times New Roman" w:cs="Times New Roman"/>
          <w:bCs/>
        </w:rPr>
        <w:t xml:space="preserve">uyers and </w:t>
      </w:r>
      <w:r w:rsidR="00E7068E" w:rsidRPr="002C1AE8">
        <w:rPr>
          <w:rFonts w:ascii="Times New Roman" w:hAnsi="Times New Roman" w:cs="Times New Roman"/>
          <w:bCs/>
        </w:rPr>
        <w:t>S</w:t>
      </w:r>
      <w:r w:rsidRPr="002C1AE8">
        <w:rPr>
          <w:rFonts w:ascii="Times New Roman" w:hAnsi="Times New Roman" w:cs="Times New Roman"/>
          <w:bCs/>
        </w:rPr>
        <w:t xml:space="preserve">ellers of personal &amp; transport vehicles, </w:t>
      </w:r>
      <w:r w:rsidR="00767E2B" w:rsidRPr="002C1AE8">
        <w:rPr>
          <w:rFonts w:ascii="Times New Roman" w:hAnsi="Times New Roman" w:cs="Times New Roman"/>
          <w:bCs/>
        </w:rPr>
        <w:t xml:space="preserve">Farm Machinery, </w:t>
      </w:r>
      <w:r w:rsidRPr="002C1AE8">
        <w:rPr>
          <w:rFonts w:ascii="Times New Roman" w:hAnsi="Times New Roman" w:cs="Times New Roman"/>
          <w:bCs/>
        </w:rPr>
        <w:t xml:space="preserve">Agri products, including livestock, implements, feeds, supplements, manures, fertilizers, </w:t>
      </w:r>
      <w:r w:rsidR="00767E2B" w:rsidRPr="002C1AE8">
        <w:rPr>
          <w:rFonts w:ascii="Times New Roman" w:hAnsi="Times New Roman" w:cs="Times New Roman"/>
          <w:bCs/>
        </w:rPr>
        <w:t>herbicides,</w:t>
      </w:r>
      <w:r w:rsidRPr="002C1AE8">
        <w:rPr>
          <w:rFonts w:ascii="Times New Roman" w:hAnsi="Times New Roman" w:cs="Times New Roman"/>
          <w:bCs/>
        </w:rPr>
        <w:t xml:space="preserve"> pesticides</w:t>
      </w:r>
      <w:r w:rsidR="00767E2B" w:rsidRPr="002C1AE8">
        <w:rPr>
          <w:rFonts w:ascii="Times New Roman" w:hAnsi="Times New Roman" w:cs="Times New Roman"/>
          <w:bCs/>
        </w:rPr>
        <w:t>, household stuff, property sale, rent/lease, construction material &amp; services, farm and non-farm labour services and handymen services</w:t>
      </w:r>
      <w:r w:rsidR="00F1742A" w:rsidRPr="002C1AE8">
        <w:rPr>
          <w:rFonts w:ascii="Times New Roman" w:hAnsi="Times New Roman" w:cs="Times New Roman"/>
          <w:bCs/>
        </w:rPr>
        <w:t xml:space="preserve"> </w:t>
      </w:r>
      <w:r w:rsidRPr="002C1AE8">
        <w:rPr>
          <w:rFonts w:ascii="Times New Roman" w:hAnsi="Times New Roman" w:cs="Times New Roman"/>
          <w:bCs/>
        </w:rPr>
        <w:t>and like products and services.</w:t>
      </w:r>
      <w:r w:rsidR="00E7068E" w:rsidRPr="002C1AE8">
        <w:rPr>
          <w:rFonts w:ascii="Times New Roman" w:hAnsi="Times New Roman" w:cs="Times New Roman"/>
          <w:bCs/>
        </w:rPr>
        <w:t xml:space="preserve">  </w:t>
      </w:r>
    </w:p>
    <w:p w14:paraId="0691FC9F" w14:textId="0DDEF421" w:rsidR="00E7068E" w:rsidRPr="002C1AE8" w:rsidRDefault="00E7068E" w:rsidP="008B2679">
      <w:pPr>
        <w:spacing w:after="160"/>
        <w:jc w:val="both"/>
        <w:rPr>
          <w:rFonts w:ascii="Times New Roman" w:hAnsi="Times New Roman" w:cs="Times New Roman"/>
          <w:bCs/>
        </w:rPr>
      </w:pPr>
      <w:r w:rsidRPr="002C1AE8">
        <w:rPr>
          <w:rFonts w:ascii="Times New Roman" w:hAnsi="Times New Roman" w:cs="Times New Roman"/>
          <w:bCs/>
        </w:rPr>
        <w:t>Janapada may, at its absolute sole discretion, add, modify, upgrade, extend or withdraw any of the Janapada Services listed above from time to time, and at its sole discretion. Jana</w:t>
      </w:r>
      <w:r w:rsidR="00F1742A" w:rsidRPr="002C1AE8">
        <w:rPr>
          <w:rFonts w:ascii="Times New Roman" w:hAnsi="Times New Roman" w:cs="Times New Roman"/>
          <w:bCs/>
          <w:color w:val="000000" w:themeColor="text1"/>
        </w:rPr>
        <w:t>pa</w:t>
      </w:r>
      <w:r w:rsidRPr="002C1AE8">
        <w:rPr>
          <w:rFonts w:ascii="Times New Roman" w:hAnsi="Times New Roman" w:cs="Times New Roman"/>
          <w:bCs/>
        </w:rPr>
        <w:t>da does not provide any guarantee that the Janapada Services will be made available to You at all times.</w:t>
      </w:r>
    </w:p>
    <w:p w14:paraId="6EB312C6" w14:textId="15F4C31B" w:rsidR="00E7068E" w:rsidRPr="002C1AE8" w:rsidRDefault="00E7068E" w:rsidP="008B2679">
      <w:pPr>
        <w:spacing w:after="160"/>
        <w:jc w:val="both"/>
        <w:rPr>
          <w:rFonts w:ascii="Times New Roman" w:hAnsi="Times New Roman" w:cs="Times New Roman"/>
          <w:bCs/>
        </w:rPr>
      </w:pPr>
      <w:r w:rsidRPr="002C1AE8">
        <w:rPr>
          <w:rFonts w:ascii="Times New Roman" w:hAnsi="Times New Roman" w:cs="Times New Roman"/>
          <w:bCs/>
        </w:rPr>
        <w:t>You hereby agree and acknowledge that Janapada is only a marketplace, and as such, only acts as a facilitator between Buyers and Sellers (as the case maybe) in order to initiate transactions with said Buyers and Sellers.</w:t>
      </w:r>
      <w:r w:rsidRPr="002C1AE8">
        <w:rPr>
          <w:rFonts w:ascii="Times New Roman" w:hAnsi="Times New Roman" w:cs="Times New Roman"/>
        </w:rPr>
        <w:t xml:space="preserve"> </w:t>
      </w:r>
    </w:p>
    <w:p w14:paraId="71E9B1E9" w14:textId="03C5D8D1" w:rsidR="00E7068E" w:rsidRPr="002C1AE8" w:rsidRDefault="00E7068E" w:rsidP="008B2679">
      <w:pPr>
        <w:spacing w:after="160"/>
        <w:jc w:val="both"/>
        <w:rPr>
          <w:rFonts w:ascii="Times New Roman" w:hAnsi="Times New Roman" w:cs="Times New Roman"/>
          <w:bCs/>
        </w:rPr>
      </w:pPr>
      <w:r w:rsidRPr="002C1AE8">
        <w:rPr>
          <w:rFonts w:ascii="Times New Roman" w:hAnsi="Times New Roman" w:cs="Times New Roman"/>
          <w:bCs/>
        </w:rPr>
        <w:t>You hereby agree and acknowledge that Janapada is not a party to any of the transactions that are initiated between Buyers or Sellers through the Platform and Janapada shall not be liable in any manner or incur any liability with respect to the Items/services/products offered and/or performed by the Buyers or Sellers, as the case may be. Further, You hereby agree and acknowledge that Janapada shall not be liable for the conduct, acts and/or omissions of the Buyers and Sellers (including their employees and consultants) in the course of providing</w:t>
      </w:r>
      <w:r w:rsidR="0012305A" w:rsidRPr="002C1AE8">
        <w:rPr>
          <w:rFonts w:ascii="Times New Roman" w:hAnsi="Times New Roman" w:cs="Times New Roman"/>
          <w:bCs/>
        </w:rPr>
        <w:t xml:space="preserve"> or receiving</w:t>
      </w:r>
      <w:r w:rsidRPr="002C1AE8">
        <w:rPr>
          <w:rFonts w:ascii="Times New Roman" w:hAnsi="Times New Roman" w:cs="Times New Roman"/>
          <w:bCs/>
        </w:rPr>
        <w:t xml:space="preserve"> the</w:t>
      </w:r>
      <w:r w:rsidR="0012305A" w:rsidRPr="002C1AE8">
        <w:rPr>
          <w:rFonts w:ascii="Times New Roman" w:hAnsi="Times New Roman" w:cs="Times New Roman"/>
          <w:bCs/>
        </w:rPr>
        <w:t xml:space="preserve"> </w:t>
      </w:r>
      <w:r w:rsidRPr="002C1AE8">
        <w:rPr>
          <w:rFonts w:ascii="Times New Roman" w:hAnsi="Times New Roman" w:cs="Times New Roman"/>
          <w:bCs/>
        </w:rPr>
        <w:t>Items/services/products, or for any loss or damage.</w:t>
      </w:r>
    </w:p>
    <w:p w14:paraId="3EC0FA7C" w14:textId="04EB68BB" w:rsidR="00E7068E" w:rsidRPr="002C1AE8" w:rsidRDefault="00E7068E" w:rsidP="008B2679">
      <w:pPr>
        <w:spacing w:after="160"/>
        <w:jc w:val="both"/>
        <w:rPr>
          <w:rFonts w:ascii="Times New Roman" w:hAnsi="Times New Roman" w:cs="Times New Roman"/>
          <w:bCs/>
        </w:rPr>
      </w:pPr>
      <w:r w:rsidRPr="002C1AE8">
        <w:rPr>
          <w:rFonts w:ascii="Times New Roman" w:hAnsi="Times New Roman" w:cs="Times New Roman"/>
          <w:bCs/>
        </w:rPr>
        <w:t>You hereby agree that Janapada shall not be liable for any conduct or misbehaviour or actions of Buyers or Sellers with respect to any transactions initiated on the Platform. Further, You agree that Janapada has no control over the Items provided by the Sellers and therefore, Janapada shall not incur any liability with respect to such Items</w:t>
      </w:r>
      <w:r w:rsidR="0012305A" w:rsidRPr="002C1AE8">
        <w:rPr>
          <w:rFonts w:ascii="Times New Roman" w:hAnsi="Times New Roman" w:cs="Times New Roman"/>
          <w:bCs/>
        </w:rPr>
        <w:t xml:space="preserve"> and that the Sellers are responsible for the accuracy of their product listings and information.</w:t>
      </w:r>
    </w:p>
    <w:p w14:paraId="29EF842A" w14:textId="2F1C7B4D" w:rsidR="0012305A" w:rsidRPr="002C1AE8" w:rsidRDefault="00E7068E" w:rsidP="008B2679">
      <w:pPr>
        <w:spacing w:after="160"/>
        <w:jc w:val="both"/>
        <w:rPr>
          <w:rFonts w:ascii="Times New Roman" w:hAnsi="Times New Roman" w:cs="Times New Roman"/>
          <w:bCs/>
        </w:rPr>
      </w:pPr>
      <w:r w:rsidRPr="002C1AE8">
        <w:rPr>
          <w:rFonts w:ascii="Times New Roman" w:hAnsi="Times New Roman" w:cs="Times New Roman"/>
          <w:bCs/>
        </w:rPr>
        <w:t>Janapada will not perform any</w:t>
      </w:r>
      <w:r w:rsidR="00F1742A" w:rsidRPr="002C1AE8">
        <w:rPr>
          <w:rFonts w:ascii="Times New Roman" w:hAnsi="Times New Roman" w:cs="Times New Roman"/>
          <w:bCs/>
        </w:rPr>
        <w:t xml:space="preserve"> </w:t>
      </w:r>
      <w:r w:rsidRPr="002C1AE8">
        <w:rPr>
          <w:rFonts w:ascii="Times New Roman" w:hAnsi="Times New Roman" w:cs="Times New Roman"/>
          <w:bCs/>
        </w:rPr>
        <w:t>Services that may result in any act that is immoral/unethical/unlawful/banned either under applicable law</w:t>
      </w:r>
      <w:r w:rsidR="0012305A" w:rsidRPr="002C1AE8">
        <w:rPr>
          <w:rFonts w:ascii="Times New Roman" w:hAnsi="Times New Roman" w:cs="Times New Roman"/>
          <w:bCs/>
        </w:rPr>
        <w:t xml:space="preserve">. </w:t>
      </w:r>
      <w:r w:rsidRPr="002C1AE8">
        <w:rPr>
          <w:rFonts w:ascii="Times New Roman" w:hAnsi="Times New Roman" w:cs="Times New Roman"/>
          <w:bCs/>
        </w:rPr>
        <w:t>Janapada may also refuse to perform any task on the grounds that such task is prohibited under any contract to which Janapada is a party.</w:t>
      </w:r>
    </w:p>
    <w:p w14:paraId="23EAE283" w14:textId="07D93294" w:rsidR="0012305A" w:rsidRPr="002C1AE8" w:rsidRDefault="00E7068E" w:rsidP="008B2679">
      <w:pPr>
        <w:spacing w:after="160"/>
        <w:jc w:val="both"/>
        <w:rPr>
          <w:rFonts w:ascii="Times New Roman" w:hAnsi="Times New Roman" w:cs="Times New Roman"/>
          <w:bCs/>
        </w:rPr>
      </w:pPr>
      <w:r w:rsidRPr="002C1AE8">
        <w:rPr>
          <w:rFonts w:ascii="Times New Roman" w:hAnsi="Times New Roman" w:cs="Times New Roman"/>
          <w:bCs/>
        </w:rPr>
        <w:t xml:space="preserve">Users understand and acknowledge that Janapada by itself does not sell or provide any Items. Janapada is not responsible for the quality, merchantability or fitness of the Items. Accordingly, in the event of any grievances arising from the transaction initiated by </w:t>
      </w:r>
      <w:r w:rsidR="0012305A" w:rsidRPr="002C1AE8">
        <w:rPr>
          <w:rFonts w:ascii="Times New Roman" w:hAnsi="Times New Roman" w:cs="Times New Roman"/>
          <w:bCs/>
        </w:rPr>
        <w:t>You</w:t>
      </w:r>
      <w:r w:rsidRPr="002C1AE8">
        <w:rPr>
          <w:rFonts w:ascii="Times New Roman" w:hAnsi="Times New Roman" w:cs="Times New Roman"/>
          <w:bCs/>
        </w:rPr>
        <w:t xml:space="preserve"> on the Platform pertaining to purchase or sale of any product from any</w:t>
      </w:r>
      <w:r w:rsidR="0012305A" w:rsidRPr="002C1AE8">
        <w:rPr>
          <w:rFonts w:ascii="Times New Roman" w:hAnsi="Times New Roman" w:cs="Times New Roman"/>
          <w:bCs/>
        </w:rPr>
        <w:t xml:space="preserve"> Seller</w:t>
      </w:r>
      <w:r w:rsidRPr="002C1AE8">
        <w:rPr>
          <w:rFonts w:ascii="Times New Roman" w:hAnsi="Times New Roman" w:cs="Times New Roman"/>
          <w:bCs/>
        </w:rPr>
        <w:t xml:space="preserve">, </w:t>
      </w:r>
      <w:r w:rsidR="0012305A" w:rsidRPr="002C1AE8">
        <w:rPr>
          <w:rFonts w:ascii="Times New Roman" w:hAnsi="Times New Roman" w:cs="Times New Roman"/>
          <w:bCs/>
        </w:rPr>
        <w:t xml:space="preserve">You </w:t>
      </w:r>
      <w:r w:rsidRPr="002C1AE8">
        <w:rPr>
          <w:rFonts w:ascii="Times New Roman" w:hAnsi="Times New Roman" w:cs="Times New Roman"/>
          <w:bCs/>
        </w:rPr>
        <w:t xml:space="preserve">may contact Janapada support for routing your grievances to the </w:t>
      </w:r>
      <w:r w:rsidR="0012305A" w:rsidRPr="002C1AE8">
        <w:rPr>
          <w:rFonts w:ascii="Times New Roman" w:hAnsi="Times New Roman" w:cs="Times New Roman"/>
          <w:bCs/>
        </w:rPr>
        <w:t xml:space="preserve">Seller </w:t>
      </w:r>
      <w:r w:rsidRPr="002C1AE8">
        <w:rPr>
          <w:rFonts w:ascii="Times New Roman" w:hAnsi="Times New Roman" w:cs="Times New Roman"/>
          <w:bCs/>
        </w:rPr>
        <w:t>through the Platform.</w:t>
      </w:r>
    </w:p>
    <w:p w14:paraId="66840964" w14:textId="77777777" w:rsidR="008B2679" w:rsidRPr="002C1AE8" w:rsidRDefault="00E7068E" w:rsidP="008B2679">
      <w:pPr>
        <w:spacing w:after="240"/>
        <w:jc w:val="both"/>
        <w:rPr>
          <w:rFonts w:ascii="Times New Roman" w:hAnsi="Times New Roman" w:cs="Times New Roman"/>
          <w:bCs/>
        </w:rPr>
      </w:pPr>
      <w:r w:rsidRPr="002C1AE8">
        <w:rPr>
          <w:rFonts w:ascii="Times New Roman" w:hAnsi="Times New Roman" w:cs="Times New Roman"/>
          <w:bCs/>
        </w:rPr>
        <w:t>Janapada Services cannot be initiated for item(s) which are illegal, hazardous, dangerous, or otherwise restricted or constitute items which are prohibited by any statute or law or regulation. Such items include, but are not limited to, radio-active, incendiary, corrosive or flammable substances, hazardous chemicals, explosives, firearms or parts thereof and ammunition, firecrackers, cyanides, precipitates, gold and silver ore, bullion, precious metals and stones, jewellery, semi-precious stones including commercial carbons or industrial diamonds, currency (paper or coin) of any nationality, securities (including stocks and bonds, share certificates and blank signed share transfer forms), coupons, stamps, negotiable instruments in bearer form, cashier's cheques, travellers’ cheques, money orders, passports, credit/debit/ATM cards, antiques, works of art, lottery tickets and gambling devices, animals</w:t>
      </w:r>
      <w:r w:rsidR="001D37B1" w:rsidRPr="002C1AE8">
        <w:rPr>
          <w:rFonts w:ascii="Times New Roman" w:hAnsi="Times New Roman" w:cs="Times New Roman"/>
          <w:bCs/>
        </w:rPr>
        <w:t xml:space="preserve"> for the purpose of slaughter</w:t>
      </w:r>
      <w:r w:rsidRPr="002C1AE8">
        <w:rPr>
          <w:rFonts w:ascii="Times New Roman" w:hAnsi="Times New Roman" w:cs="Times New Roman"/>
          <w:bCs/>
        </w:rPr>
        <w:t>,</w:t>
      </w:r>
      <w:ins w:id="1" w:author="Akhil Malathkar" w:date="2024-06-18T00:14:00Z">
        <w:r w:rsidR="001D37B1" w:rsidRPr="002C1AE8" w:rsidDel="001D37B1">
          <w:rPr>
            <w:rFonts w:ascii="Times New Roman" w:hAnsi="Times New Roman" w:cs="Times New Roman"/>
            <w:bCs/>
          </w:rPr>
          <w:t xml:space="preserve"> </w:t>
        </w:r>
      </w:ins>
      <w:r w:rsidRPr="002C1AE8">
        <w:rPr>
          <w:rFonts w:ascii="Times New Roman" w:hAnsi="Times New Roman" w:cs="Times New Roman"/>
          <w:bCs/>
        </w:rPr>
        <w:t>, human corpses, organs or body parts, blood, and other liquid diagnostic specimens, hazardous waste, wet ice, pornographic materials, contraband, bottled alcoholic beverages  or any intoxicant or narcotics and psychotropic substances.</w:t>
      </w:r>
    </w:p>
    <w:p w14:paraId="59CFE67E" w14:textId="338DEB2E" w:rsidR="00B87798" w:rsidRPr="002C1AE8" w:rsidRDefault="00727039" w:rsidP="00034B7E">
      <w:pPr>
        <w:spacing w:after="120"/>
        <w:jc w:val="both"/>
        <w:rPr>
          <w:rFonts w:ascii="Times New Roman" w:hAnsi="Times New Roman" w:cs="Times New Roman"/>
          <w:bCs/>
        </w:rPr>
      </w:pPr>
      <w:r w:rsidRPr="002C1AE8">
        <w:rPr>
          <w:rFonts w:ascii="Times New Roman" w:hAnsi="Times New Roman" w:cs="Times New Roman"/>
          <w:b/>
        </w:rPr>
        <w:t>Paymen</w:t>
      </w:r>
      <w:r w:rsidR="00BA0280" w:rsidRPr="002C1AE8">
        <w:rPr>
          <w:rFonts w:ascii="Times New Roman" w:hAnsi="Times New Roman" w:cs="Times New Roman"/>
          <w:b/>
        </w:rPr>
        <w:t>t</w:t>
      </w:r>
    </w:p>
    <w:p w14:paraId="582BF071" w14:textId="5C18D4C3" w:rsidR="00955328" w:rsidRPr="002C1AE8" w:rsidRDefault="00002EAE" w:rsidP="008B2679">
      <w:pPr>
        <w:spacing w:after="160"/>
        <w:jc w:val="both"/>
        <w:rPr>
          <w:rFonts w:ascii="Times New Roman" w:hAnsi="Times New Roman" w:cs="Times New Roman"/>
          <w:bCs/>
        </w:rPr>
      </w:pPr>
      <w:r w:rsidRPr="002C1AE8">
        <w:rPr>
          <w:rFonts w:ascii="Times New Roman" w:hAnsi="Times New Roman" w:cs="Times New Roman"/>
          <w:bCs/>
        </w:rPr>
        <w:t>You</w:t>
      </w:r>
      <w:r w:rsidR="00B87798" w:rsidRPr="002C1AE8">
        <w:rPr>
          <w:rFonts w:ascii="Times New Roman" w:hAnsi="Times New Roman" w:cs="Times New Roman"/>
          <w:bCs/>
        </w:rPr>
        <w:t xml:space="preserve"> shall pay such </w:t>
      </w:r>
      <w:r w:rsidR="00705897" w:rsidRPr="002C1AE8">
        <w:rPr>
          <w:rFonts w:ascii="Times New Roman" w:hAnsi="Times New Roman" w:cs="Times New Roman"/>
          <w:bCs/>
        </w:rPr>
        <w:t xml:space="preserve">subscription </w:t>
      </w:r>
      <w:r w:rsidR="00B87798" w:rsidRPr="002C1AE8">
        <w:rPr>
          <w:rFonts w:ascii="Times New Roman" w:hAnsi="Times New Roman" w:cs="Times New Roman"/>
          <w:bCs/>
        </w:rPr>
        <w:t xml:space="preserve">amount </w:t>
      </w:r>
      <w:r w:rsidR="00705897" w:rsidRPr="002C1AE8">
        <w:rPr>
          <w:rFonts w:ascii="Times New Roman" w:hAnsi="Times New Roman" w:cs="Times New Roman"/>
          <w:bCs/>
        </w:rPr>
        <w:t xml:space="preserve">as </w:t>
      </w:r>
      <w:r w:rsidR="00B87798" w:rsidRPr="002C1AE8">
        <w:rPr>
          <w:rFonts w:ascii="Times New Roman" w:hAnsi="Times New Roman" w:cs="Times New Roman"/>
          <w:bCs/>
        </w:rPr>
        <w:t>indicated on the Platform with respect to the Janapada Services availed</w:t>
      </w:r>
      <w:r w:rsidR="00646B3E" w:rsidRPr="002C1AE8">
        <w:rPr>
          <w:rFonts w:ascii="Times New Roman" w:hAnsi="Times New Roman" w:cs="Times New Roman"/>
          <w:bCs/>
        </w:rPr>
        <w:t xml:space="preserve"> and the </w:t>
      </w:r>
      <w:r w:rsidR="00705897" w:rsidRPr="002C1AE8">
        <w:rPr>
          <w:rFonts w:ascii="Times New Roman" w:hAnsi="Times New Roman" w:cs="Times New Roman"/>
          <w:bCs/>
        </w:rPr>
        <w:t>towards the services utilized via the Platform</w:t>
      </w:r>
      <w:r w:rsidR="00B87798" w:rsidRPr="002C1AE8">
        <w:rPr>
          <w:rFonts w:ascii="Times New Roman" w:hAnsi="Times New Roman" w:cs="Times New Roman"/>
          <w:bCs/>
        </w:rPr>
        <w:t xml:space="preserve">. </w:t>
      </w:r>
      <w:r w:rsidRPr="002C1AE8">
        <w:rPr>
          <w:rFonts w:ascii="Times New Roman" w:hAnsi="Times New Roman" w:cs="Times New Roman"/>
          <w:bCs/>
        </w:rPr>
        <w:t>You</w:t>
      </w:r>
      <w:r w:rsidR="00B87798" w:rsidRPr="002C1AE8">
        <w:rPr>
          <w:rFonts w:ascii="Times New Roman" w:hAnsi="Times New Roman" w:cs="Times New Roman"/>
          <w:bCs/>
        </w:rPr>
        <w:t xml:space="preserve"> may be charged</w:t>
      </w:r>
      <w:del w:id="2" w:author="yuktha@malathkarlawoffices.com" w:date="2024-06-19T15:52:00Z">
        <w:r w:rsidR="00B87798" w:rsidRPr="002C1AE8" w:rsidDel="00D27DC0">
          <w:rPr>
            <w:rFonts w:ascii="Times New Roman" w:hAnsi="Times New Roman" w:cs="Times New Roman"/>
            <w:bCs/>
          </w:rPr>
          <w:delText xml:space="preserve"> </w:delText>
        </w:r>
      </w:del>
      <w:r w:rsidR="00B87798" w:rsidRPr="002C1AE8">
        <w:rPr>
          <w:rFonts w:ascii="Times New Roman" w:hAnsi="Times New Roman" w:cs="Times New Roman"/>
          <w:bCs/>
        </w:rPr>
        <w:t xml:space="preserve"> separate </w:t>
      </w:r>
      <w:r w:rsidR="00705897" w:rsidRPr="002C1AE8">
        <w:rPr>
          <w:rFonts w:ascii="Times New Roman" w:hAnsi="Times New Roman" w:cs="Times New Roman"/>
          <w:bCs/>
        </w:rPr>
        <w:t>listing fee or ad fee towards featuring your products or services</w:t>
      </w:r>
      <w:r w:rsidR="00B87798" w:rsidRPr="002C1AE8">
        <w:rPr>
          <w:rFonts w:ascii="Times New Roman" w:hAnsi="Times New Roman" w:cs="Times New Roman"/>
          <w:bCs/>
        </w:rPr>
        <w:t>.</w:t>
      </w:r>
      <w:r w:rsidR="00955328" w:rsidRPr="002C1AE8">
        <w:rPr>
          <w:rFonts w:ascii="Times New Roman" w:hAnsi="Times New Roman" w:cs="Times New Roman"/>
        </w:rPr>
        <w:t xml:space="preserve"> </w:t>
      </w:r>
      <w:r w:rsidR="00955328" w:rsidRPr="002C1AE8">
        <w:rPr>
          <w:rFonts w:ascii="Times New Roman" w:hAnsi="Times New Roman" w:cs="Times New Roman"/>
          <w:bCs/>
        </w:rPr>
        <w:t xml:space="preserve">All payments made against the purchases/services on </w:t>
      </w:r>
      <w:r w:rsidRPr="002C1AE8">
        <w:rPr>
          <w:rFonts w:ascii="Times New Roman" w:hAnsi="Times New Roman" w:cs="Times New Roman"/>
          <w:bCs/>
        </w:rPr>
        <w:t xml:space="preserve">Platform </w:t>
      </w:r>
      <w:r w:rsidR="00955328" w:rsidRPr="002C1AE8">
        <w:rPr>
          <w:rFonts w:ascii="Times New Roman" w:hAnsi="Times New Roman" w:cs="Times New Roman"/>
          <w:bCs/>
        </w:rPr>
        <w:t xml:space="preserve">by you shall be compulsorily in Indian Rupees acceptable in the Republic of India. </w:t>
      </w:r>
      <w:r w:rsidRPr="002C1AE8">
        <w:rPr>
          <w:rFonts w:ascii="Times New Roman" w:hAnsi="Times New Roman" w:cs="Times New Roman"/>
          <w:bCs/>
        </w:rPr>
        <w:t>Platform</w:t>
      </w:r>
      <w:r w:rsidR="00955328" w:rsidRPr="002C1AE8">
        <w:rPr>
          <w:rFonts w:ascii="Times New Roman" w:hAnsi="Times New Roman" w:cs="Times New Roman"/>
          <w:bCs/>
        </w:rPr>
        <w:t xml:space="preserve"> will not facilitate transaction with respect to any other form of currency with respect to the purchases made</w:t>
      </w:r>
      <w:r w:rsidRPr="002C1AE8">
        <w:rPr>
          <w:rFonts w:ascii="Times New Roman" w:hAnsi="Times New Roman" w:cs="Times New Roman"/>
          <w:bCs/>
        </w:rPr>
        <w:t>.</w:t>
      </w:r>
    </w:p>
    <w:p w14:paraId="0D05F194" w14:textId="70B4FA37" w:rsidR="00B87798" w:rsidRPr="002C1AE8" w:rsidRDefault="00B87798" w:rsidP="008B2679">
      <w:pPr>
        <w:spacing w:after="160"/>
        <w:jc w:val="both"/>
        <w:rPr>
          <w:rFonts w:ascii="Times New Roman" w:hAnsi="Times New Roman" w:cs="Times New Roman"/>
          <w:bCs/>
        </w:rPr>
      </w:pPr>
      <w:r w:rsidRPr="002C1AE8">
        <w:rPr>
          <w:rFonts w:ascii="Times New Roman" w:hAnsi="Times New Roman" w:cs="Times New Roman"/>
          <w:bCs/>
        </w:rPr>
        <w:t>Users agree that Janap</w:t>
      </w:r>
      <w:r w:rsidR="00BA0280" w:rsidRPr="002C1AE8">
        <w:rPr>
          <w:rFonts w:ascii="Times New Roman" w:hAnsi="Times New Roman" w:cs="Times New Roman"/>
          <w:bCs/>
        </w:rPr>
        <w:t>a</w:t>
      </w:r>
      <w:r w:rsidRPr="002C1AE8">
        <w:rPr>
          <w:rFonts w:ascii="Times New Roman" w:hAnsi="Times New Roman" w:cs="Times New Roman"/>
          <w:bCs/>
        </w:rPr>
        <w:t>da may use certain third-party vendors and service providers, including payment gateways, to process the payments made by Users on the Platform.</w:t>
      </w:r>
      <w:r w:rsidR="00002EAE" w:rsidRPr="002C1AE8">
        <w:rPr>
          <w:rFonts w:ascii="Times New Roman" w:hAnsi="Times New Roman" w:cs="Times New Roman"/>
          <w:bCs/>
        </w:rPr>
        <w:t xml:space="preserve"> </w:t>
      </w:r>
      <w:r w:rsidRPr="002C1AE8">
        <w:rPr>
          <w:rFonts w:ascii="Times New Roman" w:hAnsi="Times New Roman" w:cs="Times New Roman"/>
          <w:bCs/>
        </w:rPr>
        <w:t>Janapada is not a party to financial transactions between buyers and sellers. Users are advised to exercise caution, visit the place of the seller / product, satisfy themselves with product / service information and use secure payment methods.</w:t>
      </w:r>
    </w:p>
    <w:p w14:paraId="728D81E3" w14:textId="201A5030" w:rsidR="00B87798" w:rsidRPr="002C1AE8" w:rsidRDefault="00002EAE" w:rsidP="008B2679">
      <w:pPr>
        <w:spacing w:after="240"/>
        <w:jc w:val="both"/>
        <w:rPr>
          <w:rFonts w:ascii="Times New Roman" w:hAnsi="Times New Roman" w:cs="Times New Roman"/>
          <w:bCs/>
        </w:rPr>
      </w:pPr>
      <w:r w:rsidRPr="002C1AE8">
        <w:rPr>
          <w:rFonts w:ascii="Times New Roman" w:hAnsi="Times New Roman" w:cs="Times New Roman"/>
          <w:bCs/>
        </w:rPr>
        <w:t xml:space="preserve">Payments for the </w:t>
      </w:r>
      <w:r w:rsidR="00705897" w:rsidRPr="002C1AE8">
        <w:rPr>
          <w:rFonts w:ascii="Times New Roman" w:hAnsi="Times New Roman" w:cs="Times New Roman"/>
          <w:bCs/>
        </w:rPr>
        <w:t xml:space="preserve">subscrition, listing fee or ad fee </w:t>
      </w:r>
      <w:r w:rsidRPr="002C1AE8">
        <w:rPr>
          <w:rFonts w:ascii="Times New Roman" w:hAnsi="Times New Roman" w:cs="Times New Roman"/>
          <w:bCs/>
        </w:rPr>
        <w:t>available on the Site may be made</w:t>
      </w:r>
      <w:r w:rsidR="00705897" w:rsidRPr="002C1AE8">
        <w:rPr>
          <w:rFonts w:ascii="Times New Roman" w:hAnsi="Times New Roman" w:cs="Times New Roman"/>
          <w:bCs/>
        </w:rPr>
        <w:t xml:space="preserve"> UPI</w:t>
      </w:r>
      <w:r w:rsidR="0031204F" w:rsidRPr="002C1AE8">
        <w:rPr>
          <w:rFonts w:ascii="Times New Roman" w:hAnsi="Times New Roman" w:cs="Times New Roman"/>
          <w:bCs/>
        </w:rPr>
        <w:t xml:space="preserve">. Janapada shall in no way receive or make payments to the Subscribers in the form of a facilitator in any form or way whatsoever. Therefore, </w:t>
      </w:r>
      <w:proofErr w:type="gramStart"/>
      <w:r w:rsidR="0031204F" w:rsidRPr="002C1AE8">
        <w:rPr>
          <w:rFonts w:ascii="Times New Roman" w:hAnsi="Times New Roman" w:cs="Times New Roman"/>
          <w:bCs/>
        </w:rPr>
        <w:t>You</w:t>
      </w:r>
      <w:proofErr w:type="gramEnd"/>
      <w:r w:rsidR="0031204F" w:rsidRPr="002C1AE8">
        <w:rPr>
          <w:rFonts w:ascii="Times New Roman" w:hAnsi="Times New Roman" w:cs="Times New Roman"/>
          <w:bCs/>
        </w:rPr>
        <w:t xml:space="preserve"> are required to exercise caution and satisfy Yourself before making any payments to any persons who You have interacted, dealt, met with through Janapada.</w:t>
      </w:r>
    </w:p>
    <w:p w14:paraId="70A08B0F" w14:textId="3B182F44" w:rsidR="00727039" w:rsidRPr="002C1AE8" w:rsidRDefault="00727039" w:rsidP="00034B7E">
      <w:pPr>
        <w:spacing w:after="120"/>
        <w:rPr>
          <w:rFonts w:ascii="Times New Roman" w:hAnsi="Times New Roman" w:cs="Times New Roman"/>
          <w:b/>
        </w:rPr>
      </w:pPr>
      <w:r w:rsidRPr="002C1AE8">
        <w:rPr>
          <w:rFonts w:ascii="Times New Roman" w:hAnsi="Times New Roman" w:cs="Times New Roman"/>
          <w:b/>
        </w:rPr>
        <w:t xml:space="preserve">Delivery </w:t>
      </w:r>
    </w:p>
    <w:p w14:paraId="40C9E101" w14:textId="51BD591B" w:rsidR="00240741" w:rsidRPr="002C1AE8" w:rsidRDefault="0031204F">
      <w:pPr>
        <w:rPr>
          <w:rFonts w:ascii="Times New Roman" w:hAnsi="Times New Roman" w:cs="Times New Roman"/>
          <w:bCs/>
        </w:rPr>
      </w:pPr>
      <w:r w:rsidRPr="002C1AE8">
        <w:rPr>
          <w:rFonts w:ascii="Times New Roman" w:hAnsi="Times New Roman" w:cs="Times New Roman"/>
          <w:bCs/>
        </w:rPr>
        <w:t xml:space="preserve">We are not providing any deliveries or any sort of assistance with any deliveries for or of the Subscribers </w:t>
      </w:r>
      <w:r w:rsidR="00F341FA" w:rsidRPr="002C1AE8">
        <w:rPr>
          <w:rFonts w:ascii="Times New Roman" w:hAnsi="Times New Roman" w:cs="Times New Roman"/>
          <w:bCs/>
        </w:rPr>
        <w:t xml:space="preserve">or others on the platform </w:t>
      </w:r>
      <w:r w:rsidRPr="002C1AE8">
        <w:rPr>
          <w:rFonts w:ascii="Times New Roman" w:hAnsi="Times New Roman" w:cs="Times New Roman"/>
          <w:bCs/>
        </w:rPr>
        <w:t xml:space="preserve">of Janapada. You are required to handle and manage all deliveries in any manner or of any sort with the fellow subscribers or others on the platform of Janapada that you are interacting with. </w:t>
      </w:r>
    </w:p>
    <w:p w14:paraId="06D3D970" w14:textId="77777777" w:rsidR="0079000B" w:rsidRPr="002C1AE8" w:rsidRDefault="0079000B">
      <w:pPr>
        <w:rPr>
          <w:rFonts w:ascii="Times New Roman" w:hAnsi="Times New Roman" w:cs="Times New Roman"/>
          <w:b/>
        </w:rPr>
      </w:pPr>
    </w:p>
    <w:p w14:paraId="2ED778BD" w14:textId="7FC1ABA7" w:rsidR="00727039" w:rsidRPr="002C1AE8" w:rsidRDefault="00727039" w:rsidP="00034B7E">
      <w:pPr>
        <w:spacing w:after="120"/>
        <w:rPr>
          <w:rFonts w:ascii="Times New Roman" w:hAnsi="Times New Roman" w:cs="Times New Roman"/>
          <w:b/>
        </w:rPr>
      </w:pPr>
      <w:r w:rsidRPr="002C1AE8">
        <w:rPr>
          <w:rFonts w:ascii="Times New Roman" w:hAnsi="Times New Roman" w:cs="Times New Roman"/>
          <w:b/>
        </w:rPr>
        <w:t>Cancellation</w:t>
      </w:r>
      <w:r w:rsidR="00240741" w:rsidRPr="002C1AE8">
        <w:rPr>
          <w:rFonts w:ascii="Times New Roman" w:hAnsi="Times New Roman" w:cs="Times New Roman"/>
          <w:b/>
        </w:rPr>
        <w:t>, Returns and Refunds</w:t>
      </w:r>
    </w:p>
    <w:p w14:paraId="6B80EF93" w14:textId="5B3E4F77" w:rsidR="00240741" w:rsidRPr="002C1AE8" w:rsidRDefault="00240741" w:rsidP="00240741">
      <w:pPr>
        <w:spacing w:after="240"/>
        <w:rPr>
          <w:rFonts w:ascii="Times New Roman" w:hAnsi="Times New Roman" w:cs="Times New Roman"/>
          <w:bCs/>
        </w:rPr>
      </w:pPr>
      <w:r w:rsidRPr="002C1AE8">
        <w:rPr>
          <w:rFonts w:ascii="Times New Roman" w:hAnsi="Times New Roman" w:cs="Times New Roman"/>
          <w:bCs/>
        </w:rPr>
        <w:t>Please refer to our Cancellation, Refunds and Returns Policy provided on our Platform.</w:t>
      </w:r>
    </w:p>
    <w:p w14:paraId="4B26F87F" w14:textId="77777777" w:rsidR="00240741" w:rsidRPr="002C1AE8" w:rsidRDefault="00240741" w:rsidP="00240741">
      <w:pPr>
        <w:spacing w:after="120"/>
        <w:rPr>
          <w:rFonts w:ascii="Times New Roman" w:hAnsi="Times New Roman" w:cs="Times New Roman"/>
          <w:b/>
        </w:rPr>
      </w:pPr>
      <w:r w:rsidRPr="002C1AE8">
        <w:rPr>
          <w:rFonts w:ascii="Times New Roman" w:hAnsi="Times New Roman" w:cs="Times New Roman"/>
          <w:b/>
        </w:rPr>
        <w:t xml:space="preserve">User Content </w:t>
      </w:r>
    </w:p>
    <w:p w14:paraId="2C927DA5" w14:textId="062B6DFB" w:rsidR="00240741" w:rsidRPr="002C1AE8" w:rsidRDefault="00240741" w:rsidP="00240741">
      <w:pPr>
        <w:spacing w:after="120"/>
        <w:jc w:val="both"/>
        <w:rPr>
          <w:rFonts w:ascii="Times New Roman" w:hAnsi="Times New Roman" w:cs="Times New Roman"/>
          <w:bCs/>
        </w:rPr>
      </w:pPr>
      <w:r w:rsidRPr="002C1AE8">
        <w:rPr>
          <w:rFonts w:ascii="Times New Roman" w:hAnsi="Times New Roman" w:cs="Times New Roman"/>
          <w:bCs/>
        </w:rPr>
        <w:t xml:space="preserve">The information, photo, image, chat communication, text, software, data, music, sound, graphics, messages, videos or other materials transmitted, uploaded, posted, emailed or otherwise made available to us ("User Content"), are entirely your responsibility and we will not be held responsible, in any manner whatsoever, in connection to the User Content. You agree to not encourage or assist or engage others as well as yourself in transmitting, hosting, displaying, uploading, modifying, publishing transmitting, updating or sharing any information that </w:t>
      </w:r>
    </w:p>
    <w:p w14:paraId="0AEAFE0F" w14:textId="43CCDC0C" w:rsidR="00240741" w:rsidRPr="002C1AE8" w:rsidRDefault="00240741" w:rsidP="00240741">
      <w:pPr>
        <w:pStyle w:val="ListParagraph"/>
        <w:numPr>
          <w:ilvl w:val="0"/>
          <w:numId w:val="5"/>
        </w:numPr>
        <w:spacing w:after="120"/>
        <w:jc w:val="both"/>
        <w:rPr>
          <w:rFonts w:ascii="Times New Roman" w:hAnsi="Times New Roman" w:cs="Times New Roman"/>
          <w:bCs/>
        </w:rPr>
      </w:pPr>
      <w:r w:rsidRPr="002C1AE8">
        <w:rPr>
          <w:rFonts w:ascii="Times New Roman" w:hAnsi="Times New Roman" w:cs="Times New Roman"/>
          <w:bCs/>
        </w:rPr>
        <w:t xml:space="preserve">belongs to another person and to which the user does not have any right to; </w:t>
      </w:r>
    </w:p>
    <w:p w14:paraId="74213420" w14:textId="3FDF9C1D" w:rsidR="00240741" w:rsidRPr="002C1AE8" w:rsidRDefault="00240741" w:rsidP="00240741">
      <w:pPr>
        <w:pStyle w:val="ListParagraph"/>
        <w:numPr>
          <w:ilvl w:val="0"/>
          <w:numId w:val="5"/>
        </w:numPr>
        <w:spacing w:after="120"/>
        <w:jc w:val="both"/>
        <w:rPr>
          <w:rFonts w:ascii="Times New Roman" w:hAnsi="Times New Roman" w:cs="Times New Roman"/>
          <w:bCs/>
        </w:rPr>
      </w:pPr>
      <w:r w:rsidRPr="002C1AE8">
        <w:rPr>
          <w:rFonts w:ascii="Times New Roman" w:hAnsi="Times New Roman" w:cs="Times New Roman"/>
          <w:bCs/>
        </w:rPr>
        <w:t xml:space="preserve">is grossly harmful, harassing, blasphemous defamatory, obscene, pornographic, paedophilic, libelous, invasive of another's privacy, hateful, or racially, ethnically objectionable, disparaging, relating or encouraging money laundering or gambling, trolling, propoganda or otherwise unlawful in any manner whatever; </w:t>
      </w:r>
    </w:p>
    <w:p w14:paraId="38D9B60C" w14:textId="31AA7024" w:rsidR="00240741" w:rsidRPr="002C1AE8" w:rsidRDefault="00240741" w:rsidP="00240741">
      <w:pPr>
        <w:pStyle w:val="ListParagraph"/>
        <w:numPr>
          <w:ilvl w:val="0"/>
          <w:numId w:val="5"/>
        </w:numPr>
        <w:spacing w:after="120"/>
        <w:jc w:val="both"/>
        <w:rPr>
          <w:rFonts w:ascii="Times New Roman" w:hAnsi="Times New Roman" w:cs="Times New Roman"/>
          <w:bCs/>
        </w:rPr>
      </w:pPr>
      <w:r w:rsidRPr="002C1AE8">
        <w:rPr>
          <w:rFonts w:ascii="Times New Roman" w:hAnsi="Times New Roman" w:cs="Times New Roman"/>
          <w:bCs/>
        </w:rPr>
        <w:t xml:space="preserve">harm minors in any way; </w:t>
      </w:r>
    </w:p>
    <w:p w14:paraId="1329BF1B" w14:textId="09BB150B" w:rsidR="00240741" w:rsidRPr="002C1AE8" w:rsidRDefault="00240741" w:rsidP="00240741">
      <w:pPr>
        <w:pStyle w:val="ListParagraph"/>
        <w:numPr>
          <w:ilvl w:val="0"/>
          <w:numId w:val="5"/>
        </w:numPr>
        <w:spacing w:after="120"/>
        <w:jc w:val="both"/>
        <w:rPr>
          <w:rFonts w:ascii="Times New Roman" w:hAnsi="Times New Roman" w:cs="Times New Roman"/>
          <w:bCs/>
        </w:rPr>
      </w:pPr>
      <w:r w:rsidRPr="002C1AE8">
        <w:rPr>
          <w:rFonts w:ascii="Times New Roman" w:hAnsi="Times New Roman" w:cs="Times New Roman"/>
          <w:bCs/>
        </w:rPr>
        <w:t xml:space="preserve">infringes any patent, trademark, copyright or other proprietary rights; </w:t>
      </w:r>
    </w:p>
    <w:p w14:paraId="439532FE" w14:textId="05DFCAD7" w:rsidR="00240741" w:rsidRPr="002C1AE8" w:rsidRDefault="00240741" w:rsidP="00240741">
      <w:pPr>
        <w:pStyle w:val="ListParagraph"/>
        <w:numPr>
          <w:ilvl w:val="0"/>
          <w:numId w:val="5"/>
        </w:numPr>
        <w:spacing w:after="120"/>
        <w:jc w:val="both"/>
        <w:rPr>
          <w:rFonts w:ascii="Times New Roman" w:hAnsi="Times New Roman" w:cs="Times New Roman"/>
          <w:bCs/>
        </w:rPr>
      </w:pPr>
      <w:r w:rsidRPr="002C1AE8">
        <w:rPr>
          <w:rFonts w:ascii="Times New Roman" w:hAnsi="Times New Roman" w:cs="Times New Roman"/>
          <w:bCs/>
        </w:rPr>
        <w:t xml:space="preserve">violates any law for the time being in force; </w:t>
      </w:r>
    </w:p>
    <w:p w14:paraId="4DD21F5A" w14:textId="6062A684" w:rsidR="00240741" w:rsidRPr="002C1AE8" w:rsidRDefault="00240741" w:rsidP="00240741">
      <w:pPr>
        <w:pStyle w:val="ListParagraph"/>
        <w:numPr>
          <w:ilvl w:val="0"/>
          <w:numId w:val="5"/>
        </w:numPr>
        <w:spacing w:after="120"/>
        <w:jc w:val="both"/>
        <w:rPr>
          <w:rFonts w:ascii="Times New Roman" w:hAnsi="Times New Roman" w:cs="Times New Roman"/>
          <w:bCs/>
        </w:rPr>
      </w:pPr>
      <w:r w:rsidRPr="002C1AE8">
        <w:rPr>
          <w:rFonts w:ascii="Times New Roman" w:hAnsi="Times New Roman" w:cs="Times New Roman"/>
          <w:bCs/>
        </w:rPr>
        <w:t xml:space="preserve">deceives or misleads the addressee about the origin of such messages or communicates any information which is grossly offensive or menacing in nature; </w:t>
      </w:r>
    </w:p>
    <w:p w14:paraId="11099AD0" w14:textId="16B6A563" w:rsidR="00240741" w:rsidRPr="002C1AE8" w:rsidRDefault="00240741" w:rsidP="00240741">
      <w:pPr>
        <w:pStyle w:val="ListParagraph"/>
        <w:numPr>
          <w:ilvl w:val="0"/>
          <w:numId w:val="5"/>
        </w:numPr>
        <w:spacing w:after="120"/>
        <w:jc w:val="both"/>
        <w:rPr>
          <w:rFonts w:ascii="Times New Roman" w:hAnsi="Times New Roman" w:cs="Times New Roman"/>
          <w:bCs/>
        </w:rPr>
      </w:pPr>
      <w:r w:rsidRPr="002C1AE8">
        <w:rPr>
          <w:rFonts w:ascii="Times New Roman" w:hAnsi="Times New Roman" w:cs="Times New Roman"/>
          <w:bCs/>
        </w:rPr>
        <w:t xml:space="preserve">impersonate another person; </w:t>
      </w:r>
    </w:p>
    <w:p w14:paraId="3884CC3E" w14:textId="7A4C673D" w:rsidR="00240741" w:rsidRPr="002C1AE8" w:rsidRDefault="00240741" w:rsidP="00240741">
      <w:pPr>
        <w:pStyle w:val="ListParagraph"/>
        <w:numPr>
          <w:ilvl w:val="0"/>
          <w:numId w:val="5"/>
        </w:numPr>
        <w:spacing w:after="120"/>
        <w:jc w:val="both"/>
        <w:rPr>
          <w:rFonts w:ascii="Times New Roman" w:hAnsi="Times New Roman" w:cs="Times New Roman"/>
          <w:bCs/>
        </w:rPr>
      </w:pPr>
      <w:r w:rsidRPr="002C1AE8">
        <w:rPr>
          <w:rFonts w:ascii="Times New Roman" w:hAnsi="Times New Roman" w:cs="Times New Roman"/>
          <w:bCs/>
        </w:rPr>
        <w:t xml:space="preserve">contains software viruses or any other computer code, files or programs designed to interrupt, destroy or limit the functionality of any computer resource; </w:t>
      </w:r>
    </w:p>
    <w:p w14:paraId="599C4695" w14:textId="01C294C0" w:rsidR="00240741" w:rsidRPr="002C1AE8" w:rsidRDefault="00240741" w:rsidP="00240741">
      <w:pPr>
        <w:pStyle w:val="ListParagraph"/>
        <w:numPr>
          <w:ilvl w:val="0"/>
          <w:numId w:val="5"/>
        </w:numPr>
        <w:spacing w:after="120"/>
        <w:jc w:val="both"/>
        <w:rPr>
          <w:rFonts w:ascii="Times New Roman" w:hAnsi="Times New Roman" w:cs="Times New Roman"/>
          <w:bCs/>
        </w:rPr>
      </w:pPr>
      <w:r w:rsidRPr="002C1AE8">
        <w:rPr>
          <w:rFonts w:ascii="Times New Roman" w:hAnsi="Times New Roman" w:cs="Times New Roman"/>
          <w:bCs/>
        </w:rPr>
        <w:t>threatens the unity, integrity, defence, security or sovereignty of India, friendly relations with foreign states, or public order or causes incitement to the commission of any cognizable offence or prevents investigation of any offence or is insulting any other nation.</w:t>
      </w:r>
    </w:p>
    <w:p w14:paraId="5B4C96B9" w14:textId="77777777" w:rsidR="00240741" w:rsidRPr="002C1AE8" w:rsidRDefault="00240741" w:rsidP="00240741">
      <w:pPr>
        <w:spacing w:after="120"/>
        <w:jc w:val="both"/>
        <w:rPr>
          <w:rFonts w:ascii="Times New Roman" w:hAnsi="Times New Roman" w:cs="Times New Roman"/>
          <w:bCs/>
        </w:rPr>
      </w:pPr>
      <w:r w:rsidRPr="002C1AE8">
        <w:rPr>
          <w:rFonts w:ascii="Times New Roman" w:hAnsi="Times New Roman" w:cs="Times New Roman"/>
          <w:bCs/>
        </w:rPr>
        <w:t>Janapada reserves the right to remove any content that violates these terms.</w:t>
      </w:r>
    </w:p>
    <w:p w14:paraId="243F13D2" w14:textId="1C017AFA" w:rsidR="00240741" w:rsidRPr="002C1AE8" w:rsidRDefault="00240741" w:rsidP="008B2679">
      <w:pPr>
        <w:spacing w:after="160"/>
        <w:jc w:val="both"/>
        <w:rPr>
          <w:rFonts w:ascii="Times New Roman" w:hAnsi="Times New Roman" w:cs="Times New Roman"/>
          <w:bCs/>
        </w:rPr>
      </w:pPr>
      <w:r w:rsidRPr="002C1AE8">
        <w:rPr>
          <w:rFonts w:ascii="Times New Roman" w:hAnsi="Times New Roman" w:cs="Times New Roman"/>
          <w:bCs/>
        </w:rPr>
        <w:t>Janapada shall in no way be held responsible for examining or evaluating User Content, nor does it assume any responsibility or liability for the User Content. Janapada does not endorse or control the User Content transmitted or posted on the Site by you and therefore, accuracy, integrity or quality of User Content is not guaranteed by Janapada. Under no circumstances will Janapada be liable in any way for any User Content, including without limitation, for any errors or omissions in any User Content, or for any loss or damage of any kind incurred by you as a result of the use of any User Content transmitted, uploaded, posted, e-mailed or otherwise made available via the Site</w:t>
      </w:r>
      <w:r w:rsidR="0043353D" w:rsidRPr="002C1AE8">
        <w:rPr>
          <w:rFonts w:ascii="Times New Roman" w:hAnsi="Times New Roman" w:cs="Times New Roman"/>
          <w:bCs/>
        </w:rPr>
        <w:t>/App</w:t>
      </w:r>
      <w:r w:rsidRPr="002C1AE8">
        <w:rPr>
          <w:rFonts w:ascii="Times New Roman" w:hAnsi="Times New Roman" w:cs="Times New Roman"/>
          <w:bCs/>
        </w:rPr>
        <w:t xml:space="preserve">. You hereby waive all rights to any claims against Janapada for any alleged or actual infringements of any proprietary rights, rights of privacy and publicity, moral rights, and rights of attribution in connection with User Content. </w:t>
      </w:r>
    </w:p>
    <w:p w14:paraId="48645FC9" w14:textId="007B7568" w:rsidR="00240741" w:rsidRPr="002C1AE8" w:rsidRDefault="00240741" w:rsidP="008B2679">
      <w:pPr>
        <w:spacing w:after="160"/>
        <w:jc w:val="both"/>
        <w:rPr>
          <w:rFonts w:ascii="Times New Roman" w:hAnsi="Times New Roman" w:cs="Times New Roman"/>
          <w:bCs/>
        </w:rPr>
      </w:pPr>
      <w:r w:rsidRPr="002C1AE8">
        <w:rPr>
          <w:rFonts w:ascii="Times New Roman" w:hAnsi="Times New Roman" w:cs="Times New Roman"/>
          <w:bCs/>
        </w:rPr>
        <w:t xml:space="preserve">You hereby acknowledge that Janapada has the right (but not the obligation) in its sole discretion to refuse to post or remove any User Content and further reserves the right to change, condense, or delete any User Content. Without limiting the generality of the foregoing or any other provision of these Terms and Conditions, Janapada has the right to remove any User Content that violates these Terms and Conditions or is otherwise objectionable and further reserves the right to refuse service and/or terminate accounts without prior notice for any users who violate these Terms and Conditions or infringe the rights of others. </w:t>
      </w:r>
    </w:p>
    <w:p w14:paraId="080B1A43" w14:textId="59C7285D" w:rsidR="00BA0280" w:rsidRPr="002C1AE8" w:rsidRDefault="00BA0280" w:rsidP="00A50796">
      <w:pPr>
        <w:spacing w:after="120"/>
        <w:rPr>
          <w:rFonts w:ascii="Times New Roman" w:hAnsi="Times New Roman" w:cs="Times New Roman"/>
          <w:b/>
        </w:rPr>
      </w:pPr>
      <w:r w:rsidRPr="002C1AE8">
        <w:rPr>
          <w:rFonts w:ascii="Times New Roman" w:hAnsi="Times New Roman" w:cs="Times New Roman"/>
          <w:b/>
        </w:rPr>
        <w:t xml:space="preserve">Communication  </w:t>
      </w:r>
    </w:p>
    <w:p w14:paraId="1D5815EB" w14:textId="2FFEB836" w:rsidR="00002EAE" w:rsidRPr="002C1AE8" w:rsidRDefault="00BA0280" w:rsidP="008D4ADC">
      <w:pPr>
        <w:spacing w:after="240"/>
        <w:jc w:val="both"/>
        <w:rPr>
          <w:rFonts w:ascii="Times New Roman" w:hAnsi="Times New Roman" w:cs="Times New Roman"/>
          <w:bCs/>
        </w:rPr>
      </w:pPr>
      <w:r w:rsidRPr="002C1AE8">
        <w:rPr>
          <w:rFonts w:ascii="Times New Roman" w:hAnsi="Times New Roman" w:cs="Times New Roman"/>
          <w:bCs/>
        </w:rPr>
        <w:t>When You use the Platform or send emails or other data, information or communication to us, You agree and understand that You are communicating with Us through electronic records and You consent to receive communications via electronic records from Us periodically and as and when required. We may communicate with you by email or by such other mode of communication, electronic or otherwise.</w:t>
      </w:r>
    </w:p>
    <w:p w14:paraId="11314B22" w14:textId="336AA566" w:rsidR="00727039" w:rsidRPr="002C1AE8" w:rsidRDefault="00955328" w:rsidP="00A50796">
      <w:pPr>
        <w:spacing w:after="120"/>
        <w:rPr>
          <w:rFonts w:ascii="Times New Roman" w:hAnsi="Times New Roman" w:cs="Times New Roman"/>
          <w:b/>
        </w:rPr>
      </w:pPr>
      <w:r w:rsidRPr="002C1AE8">
        <w:rPr>
          <w:rFonts w:ascii="Times New Roman" w:hAnsi="Times New Roman" w:cs="Times New Roman"/>
          <w:b/>
        </w:rPr>
        <w:t>Representation</w:t>
      </w:r>
      <w:r w:rsidR="00727039" w:rsidRPr="002C1AE8">
        <w:rPr>
          <w:rFonts w:ascii="Times New Roman" w:hAnsi="Times New Roman" w:cs="Times New Roman"/>
          <w:b/>
        </w:rPr>
        <w:t xml:space="preserve"> warranty </w:t>
      </w:r>
    </w:p>
    <w:p w14:paraId="7569BD52" w14:textId="1DF80675" w:rsidR="004D0300" w:rsidRPr="002C1AE8" w:rsidRDefault="00993D60" w:rsidP="00993D60">
      <w:pPr>
        <w:pStyle w:val="ListParagraph"/>
        <w:numPr>
          <w:ilvl w:val="0"/>
          <w:numId w:val="4"/>
        </w:numPr>
        <w:jc w:val="both"/>
        <w:rPr>
          <w:rFonts w:ascii="Times New Roman" w:hAnsi="Times New Roman" w:cs="Times New Roman"/>
          <w:bCs/>
        </w:rPr>
      </w:pPr>
      <w:r w:rsidRPr="002C1AE8">
        <w:rPr>
          <w:rFonts w:ascii="Times New Roman" w:hAnsi="Times New Roman" w:cs="Times New Roman"/>
          <w:bCs/>
        </w:rPr>
        <w:t>You</w:t>
      </w:r>
      <w:r w:rsidR="004D0300" w:rsidRPr="002C1AE8">
        <w:rPr>
          <w:rFonts w:ascii="Times New Roman" w:hAnsi="Times New Roman" w:cs="Times New Roman"/>
          <w:bCs/>
        </w:rPr>
        <w:t xml:space="preserve"> agree to use the Platform only</w:t>
      </w:r>
      <w:r w:rsidRPr="002C1AE8">
        <w:rPr>
          <w:rFonts w:ascii="Times New Roman" w:hAnsi="Times New Roman" w:cs="Times New Roman"/>
          <w:bCs/>
        </w:rPr>
        <w:t xml:space="preserve"> </w:t>
      </w:r>
      <w:r w:rsidR="004D0300" w:rsidRPr="002C1AE8">
        <w:rPr>
          <w:rFonts w:ascii="Times New Roman" w:hAnsi="Times New Roman" w:cs="Times New Roman"/>
          <w:bCs/>
        </w:rPr>
        <w:t>for purposes that are permitted by this Terms of Use</w:t>
      </w:r>
      <w:r w:rsidRPr="002C1AE8">
        <w:rPr>
          <w:rFonts w:ascii="Times New Roman" w:hAnsi="Times New Roman" w:cs="Times New Roman"/>
          <w:bCs/>
        </w:rPr>
        <w:t xml:space="preserve"> and</w:t>
      </w:r>
      <w:r w:rsidR="004D0300" w:rsidRPr="002C1AE8">
        <w:rPr>
          <w:rFonts w:ascii="Times New Roman" w:hAnsi="Times New Roman" w:cs="Times New Roman"/>
          <w:bCs/>
        </w:rPr>
        <w:t xml:space="preserve"> in accordance with any applicable law, regulation or generally accepted practices or guidelines.</w:t>
      </w:r>
      <w:r w:rsidRPr="002C1AE8">
        <w:rPr>
          <w:rFonts w:ascii="Times New Roman" w:hAnsi="Times New Roman" w:cs="Times New Roman"/>
          <w:bCs/>
        </w:rPr>
        <w:t xml:space="preserve"> You </w:t>
      </w:r>
      <w:r w:rsidR="004D0300" w:rsidRPr="002C1AE8">
        <w:rPr>
          <w:rFonts w:ascii="Times New Roman" w:hAnsi="Times New Roman" w:cs="Times New Roman"/>
          <w:bCs/>
        </w:rPr>
        <w:t xml:space="preserve"> agree not to engage in activities that may adversely affect the use of the Platform</w:t>
      </w:r>
      <w:r w:rsidRPr="002C1AE8">
        <w:rPr>
          <w:rFonts w:ascii="Times New Roman" w:hAnsi="Times New Roman" w:cs="Times New Roman"/>
          <w:bCs/>
        </w:rPr>
        <w:t xml:space="preserve">. </w:t>
      </w:r>
    </w:p>
    <w:p w14:paraId="7490E6B3" w14:textId="4BB4CA41" w:rsidR="004D0300" w:rsidRPr="002C1AE8" w:rsidRDefault="00993D60" w:rsidP="00993D60">
      <w:pPr>
        <w:pStyle w:val="ListParagraph"/>
        <w:numPr>
          <w:ilvl w:val="0"/>
          <w:numId w:val="4"/>
        </w:numPr>
        <w:jc w:val="both"/>
        <w:rPr>
          <w:rFonts w:ascii="Times New Roman" w:hAnsi="Times New Roman" w:cs="Times New Roman"/>
          <w:bCs/>
        </w:rPr>
      </w:pPr>
      <w:r w:rsidRPr="002C1AE8">
        <w:rPr>
          <w:rFonts w:ascii="Times New Roman" w:hAnsi="Times New Roman" w:cs="Times New Roman"/>
          <w:bCs/>
        </w:rPr>
        <w:t>You</w:t>
      </w:r>
      <w:r w:rsidR="004D0300" w:rsidRPr="002C1AE8">
        <w:rPr>
          <w:rFonts w:ascii="Times New Roman" w:hAnsi="Times New Roman" w:cs="Times New Roman"/>
          <w:bCs/>
        </w:rPr>
        <w:t xml:space="preserve"> represent and warrant that </w:t>
      </w:r>
      <w:r w:rsidRPr="002C1AE8">
        <w:rPr>
          <w:rFonts w:ascii="Times New Roman" w:hAnsi="Times New Roman" w:cs="Times New Roman"/>
          <w:bCs/>
        </w:rPr>
        <w:t>You</w:t>
      </w:r>
      <w:r w:rsidR="004D0300" w:rsidRPr="002C1AE8">
        <w:rPr>
          <w:rFonts w:ascii="Times New Roman" w:hAnsi="Times New Roman" w:cs="Times New Roman"/>
          <w:bCs/>
        </w:rPr>
        <w:t xml:space="preserve"> have not received any notice from any third party or any governmental authority and no litigation is pending against </w:t>
      </w:r>
      <w:r w:rsidRPr="002C1AE8">
        <w:rPr>
          <w:rFonts w:ascii="Times New Roman" w:hAnsi="Times New Roman" w:cs="Times New Roman"/>
          <w:bCs/>
        </w:rPr>
        <w:t>You</w:t>
      </w:r>
      <w:r w:rsidR="004D0300" w:rsidRPr="002C1AE8">
        <w:rPr>
          <w:rFonts w:ascii="Times New Roman" w:hAnsi="Times New Roman" w:cs="Times New Roman"/>
          <w:bCs/>
        </w:rPr>
        <w:t xml:space="preserve"> in any court of law, which prevents </w:t>
      </w:r>
      <w:r w:rsidRPr="002C1AE8">
        <w:rPr>
          <w:rFonts w:ascii="Times New Roman" w:hAnsi="Times New Roman" w:cs="Times New Roman"/>
          <w:bCs/>
        </w:rPr>
        <w:t>You</w:t>
      </w:r>
      <w:r w:rsidR="004D0300" w:rsidRPr="002C1AE8">
        <w:rPr>
          <w:rFonts w:ascii="Times New Roman" w:hAnsi="Times New Roman" w:cs="Times New Roman"/>
          <w:bCs/>
        </w:rPr>
        <w:t xml:space="preserve"> from accessing the Platform and/or availing the </w:t>
      </w:r>
      <w:r w:rsidRPr="002C1AE8">
        <w:rPr>
          <w:rFonts w:ascii="Times New Roman" w:hAnsi="Times New Roman" w:cs="Times New Roman"/>
          <w:bCs/>
        </w:rPr>
        <w:t>Janapada</w:t>
      </w:r>
      <w:r w:rsidR="004D0300" w:rsidRPr="002C1AE8">
        <w:rPr>
          <w:rFonts w:ascii="Times New Roman" w:hAnsi="Times New Roman" w:cs="Times New Roman"/>
          <w:bCs/>
        </w:rPr>
        <w:t xml:space="preserve"> Services.</w:t>
      </w:r>
    </w:p>
    <w:p w14:paraId="75EF613A" w14:textId="0435B264" w:rsidR="004D0300" w:rsidRPr="002C1AE8" w:rsidRDefault="00993D60" w:rsidP="00993D60">
      <w:pPr>
        <w:pStyle w:val="ListParagraph"/>
        <w:numPr>
          <w:ilvl w:val="0"/>
          <w:numId w:val="4"/>
        </w:numPr>
        <w:jc w:val="both"/>
        <w:rPr>
          <w:rFonts w:ascii="Times New Roman" w:hAnsi="Times New Roman" w:cs="Times New Roman"/>
          <w:bCs/>
        </w:rPr>
      </w:pPr>
      <w:r w:rsidRPr="002C1AE8">
        <w:rPr>
          <w:rFonts w:ascii="Times New Roman" w:hAnsi="Times New Roman" w:cs="Times New Roman"/>
          <w:bCs/>
        </w:rPr>
        <w:t xml:space="preserve">You </w:t>
      </w:r>
      <w:r w:rsidR="004D0300" w:rsidRPr="002C1AE8">
        <w:rPr>
          <w:rFonts w:ascii="Times New Roman" w:hAnsi="Times New Roman" w:cs="Times New Roman"/>
          <w:bCs/>
        </w:rPr>
        <w:t xml:space="preserve">represent and warrant that </w:t>
      </w:r>
      <w:r w:rsidRPr="002C1AE8">
        <w:rPr>
          <w:rFonts w:ascii="Times New Roman" w:hAnsi="Times New Roman" w:cs="Times New Roman"/>
          <w:bCs/>
        </w:rPr>
        <w:t>You</w:t>
      </w:r>
      <w:r w:rsidR="004D0300" w:rsidRPr="002C1AE8">
        <w:rPr>
          <w:rFonts w:ascii="Times New Roman" w:hAnsi="Times New Roman" w:cs="Times New Roman"/>
          <w:bCs/>
        </w:rPr>
        <w:t xml:space="preserve"> are legally authorised to view and access the Platform and avail the</w:t>
      </w:r>
      <w:r w:rsidRPr="002C1AE8">
        <w:rPr>
          <w:rFonts w:ascii="Times New Roman" w:hAnsi="Times New Roman" w:cs="Times New Roman"/>
          <w:bCs/>
        </w:rPr>
        <w:t xml:space="preserve"> Janapada</w:t>
      </w:r>
      <w:r w:rsidR="004D0300" w:rsidRPr="002C1AE8">
        <w:rPr>
          <w:rFonts w:ascii="Times New Roman" w:hAnsi="Times New Roman" w:cs="Times New Roman"/>
          <w:bCs/>
        </w:rPr>
        <w:t xml:space="preserve"> Services.</w:t>
      </w:r>
    </w:p>
    <w:p w14:paraId="7B71E62D" w14:textId="024F9646" w:rsidR="004D0300" w:rsidRPr="002C1AE8" w:rsidRDefault="00993D60" w:rsidP="00993D60">
      <w:pPr>
        <w:pStyle w:val="ListParagraph"/>
        <w:numPr>
          <w:ilvl w:val="0"/>
          <w:numId w:val="4"/>
        </w:numPr>
        <w:jc w:val="both"/>
        <w:rPr>
          <w:rFonts w:ascii="Times New Roman" w:hAnsi="Times New Roman" w:cs="Times New Roman"/>
          <w:bCs/>
        </w:rPr>
      </w:pPr>
      <w:r w:rsidRPr="002C1AE8">
        <w:rPr>
          <w:rFonts w:ascii="Times New Roman" w:hAnsi="Times New Roman" w:cs="Times New Roman"/>
          <w:bCs/>
        </w:rPr>
        <w:t xml:space="preserve">You </w:t>
      </w:r>
      <w:r w:rsidR="004D0300" w:rsidRPr="002C1AE8">
        <w:rPr>
          <w:rFonts w:ascii="Times New Roman" w:hAnsi="Times New Roman" w:cs="Times New Roman"/>
          <w:bCs/>
        </w:rPr>
        <w:t xml:space="preserve">agree not to access (or attempt to access) the Platform by any means other than through the interface that is provided by </w:t>
      </w:r>
      <w:r w:rsidRPr="002C1AE8">
        <w:rPr>
          <w:rFonts w:ascii="Times New Roman" w:hAnsi="Times New Roman" w:cs="Times New Roman"/>
          <w:bCs/>
        </w:rPr>
        <w:t>Janapada</w:t>
      </w:r>
      <w:r w:rsidR="004D0300" w:rsidRPr="002C1AE8">
        <w:rPr>
          <w:rFonts w:ascii="Times New Roman" w:hAnsi="Times New Roman" w:cs="Times New Roman"/>
          <w:bCs/>
        </w:rPr>
        <w:t xml:space="preserve">. </w:t>
      </w:r>
      <w:r w:rsidR="00E3232A" w:rsidRPr="002C1AE8">
        <w:rPr>
          <w:rFonts w:ascii="Times New Roman" w:hAnsi="Times New Roman" w:cs="Times New Roman"/>
          <w:bCs/>
        </w:rPr>
        <w:t>You</w:t>
      </w:r>
      <w:r w:rsidR="004D0300" w:rsidRPr="002C1AE8">
        <w:rPr>
          <w:rFonts w:ascii="Times New Roman" w:hAnsi="Times New Roman" w:cs="Times New Roman"/>
          <w:bCs/>
        </w:rPr>
        <w:t xml:space="preserve"> shall not use any deep-link, robot, spider or other automatic device, program, algorithm or methodology, or any similar or equivalent manual process, to access, acquire, copy or monitor any portion of the Platform, or in any way reproduce or circumvent the navigational structure or presentation of the Platform, materials or any </w:t>
      </w:r>
      <w:r w:rsidRPr="002C1AE8">
        <w:rPr>
          <w:rFonts w:ascii="Times New Roman" w:hAnsi="Times New Roman" w:cs="Times New Roman"/>
          <w:bCs/>
        </w:rPr>
        <w:t xml:space="preserve">Janapada </w:t>
      </w:r>
      <w:r w:rsidR="004D0300" w:rsidRPr="002C1AE8">
        <w:rPr>
          <w:rFonts w:ascii="Times New Roman" w:hAnsi="Times New Roman" w:cs="Times New Roman"/>
          <w:bCs/>
        </w:rPr>
        <w:t>Property, to obtain or attempt to obtain any materials, documents or information through any means not specifically made available through the Platform.</w:t>
      </w:r>
    </w:p>
    <w:p w14:paraId="3F2A13F5" w14:textId="22DC923A" w:rsidR="00E3232A" w:rsidRPr="002C1AE8" w:rsidRDefault="00E3232A" w:rsidP="00E3232A">
      <w:pPr>
        <w:pStyle w:val="ListParagraph"/>
        <w:numPr>
          <w:ilvl w:val="0"/>
          <w:numId w:val="4"/>
        </w:numPr>
        <w:jc w:val="both"/>
        <w:rPr>
          <w:rFonts w:ascii="Times New Roman" w:hAnsi="Times New Roman" w:cs="Times New Roman"/>
          <w:bCs/>
        </w:rPr>
      </w:pPr>
      <w:r w:rsidRPr="002C1AE8">
        <w:rPr>
          <w:rFonts w:ascii="Times New Roman" w:hAnsi="Times New Roman" w:cs="Times New Roman"/>
          <w:bCs/>
        </w:rPr>
        <w:t>You shall not make any negative, denigrating or defamatory statement(s) or comment(s) about Us or the brand name or domain name used by Us or otherwise engage in any conduct or action that might tarnish the image or reputation, of Janapada or its associate companies or sellers on platform or otherwise tarnish or dilute any Janapada’s trade or service marks, trade name and/or goodwill associated with such trade or service marks, trade name as may be owned or used by us. You agree that You will not take any action that imposes an unreasonable or disproportionately large load on the infrastructure of the Website or Janapada’s systems or networks, or any systems or networks connected to Janapada.</w:t>
      </w:r>
    </w:p>
    <w:p w14:paraId="1D667860" w14:textId="45D14AA1" w:rsidR="00E3232A" w:rsidRPr="002C1AE8" w:rsidRDefault="00E3232A" w:rsidP="00E3232A">
      <w:pPr>
        <w:pStyle w:val="ListParagraph"/>
        <w:numPr>
          <w:ilvl w:val="0"/>
          <w:numId w:val="4"/>
        </w:numPr>
        <w:jc w:val="both"/>
        <w:rPr>
          <w:rFonts w:ascii="Times New Roman" w:hAnsi="Times New Roman" w:cs="Times New Roman"/>
          <w:bCs/>
        </w:rPr>
      </w:pPr>
      <w:r w:rsidRPr="002C1AE8">
        <w:rPr>
          <w:rFonts w:ascii="Times New Roman" w:hAnsi="Times New Roman" w:cs="Times New Roman"/>
          <w:bCs/>
        </w:rPr>
        <w:t>You agree not to use any device, software or routine to interfere or attempt to interfere with the proper working of the Platform or any transaction being conducted on the Platform, or with any other person’s use of the Platform.</w:t>
      </w:r>
    </w:p>
    <w:p w14:paraId="229F7D4B" w14:textId="194D1521" w:rsidR="004D0300" w:rsidRPr="002C1AE8" w:rsidRDefault="00993D60" w:rsidP="00993D60">
      <w:pPr>
        <w:pStyle w:val="ListParagraph"/>
        <w:numPr>
          <w:ilvl w:val="0"/>
          <w:numId w:val="4"/>
        </w:numPr>
        <w:jc w:val="both"/>
        <w:rPr>
          <w:rFonts w:ascii="Times New Roman" w:hAnsi="Times New Roman" w:cs="Times New Roman"/>
          <w:bCs/>
        </w:rPr>
      </w:pPr>
      <w:r w:rsidRPr="002C1AE8">
        <w:rPr>
          <w:rFonts w:ascii="Times New Roman" w:hAnsi="Times New Roman" w:cs="Times New Roman"/>
          <w:bCs/>
        </w:rPr>
        <w:t>You</w:t>
      </w:r>
      <w:r w:rsidR="004D0300" w:rsidRPr="002C1AE8">
        <w:rPr>
          <w:rFonts w:ascii="Times New Roman" w:hAnsi="Times New Roman" w:cs="Times New Roman"/>
          <w:bCs/>
        </w:rPr>
        <w:t xml:space="preserve"> acknowledge and agree that by accessing or using the Platform, </w:t>
      </w:r>
      <w:r w:rsidRPr="002C1AE8">
        <w:rPr>
          <w:rFonts w:ascii="Times New Roman" w:hAnsi="Times New Roman" w:cs="Times New Roman"/>
          <w:bCs/>
        </w:rPr>
        <w:t>You</w:t>
      </w:r>
      <w:r w:rsidR="004D0300" w:rsidRPr="002C1AE8">
        <w:rPr>
          <w:rFonts w:ascii="Times New Roman" w:hAnsi="Times New Roman" w:cs="Times New Roman"/>
          <w:bCs/>
        </w:rPr>
        <w:t xml:space="preserve"> may be exposed to content from others that they may consider offensive, indecent or otherwise objectionable. </w:t>
      </w:r>
      <w:r w:rsidRPr="002C1AE8">
        <w:rPr>
          <w:rFonts w:ascii="Times New Roman" w:hAnsi="Times New Roman" w:cs="Times New Roman"/>
          <w:bCs/>
        </w:rPr>
        <w:t xml:space="preserve">Janapada </w:t>
      </w:r>
      <w:r w:rsidR="004D0300" w:rsidRPr="002C1AE8">
        <w:rPr>
          <w:rFonts w:ascii="Times New Roman" w:hAnsi="Times New Roman" w:cs="Times New Roman"/>
          <w:bCs/>
        </w:rPr>
        <w:t>disclaims all liabilities arising in relation to such offensive content on the Platform.</w:t>
      </w:r>
    </w:p>
    <w:p w14:paraId="59B5947A" w14:textId="77777777" w:rsidR="00002EAE" w:rsidRPr="002C1AE8" w:rsidRDefault="00993D60" w:rsidP="00002EAE">
      <w:pPr>
        <w:pStyle w:val="ListParagraph"/>
        <w:numPr>
          <w:ilvl w:val="0"/>
          <w:numId w:val="4"/>
        </w:numPr>
        <w:spacing w:after="240"/>
        <w:ind w:left="714" w:hanging="357"/>
        <w:contextualSpacing w:val="0"/>
        <w:jc w:val="both"/>
        <w:rPr>
          <w:rFonts w:ascii="Times New Roman" w:hAnsi="Times New Roman" w:cs="Times New Roman"/>
          <w:bCs/>
        </w:rPr>
      </w:pPr>
      <w:r w:rsidRPr="002C1AE8">
        <w:rPr>
          <w:rFonts w:ascii="Times New Roman" w:hAnsi="Times New Roman" w:cs="Times New Roman"/>
          <w:bCs/>
        </w:rPr>
        <w:t>Without prejudice to the above, Janapada makes no representation or warranty that the Janapada Services will meet the Users requirements.</w:t>
      </w:r>
    </w:p>
    <w:p w14:paraId="58E48B9C" w14:textId="77777777" w:rsidR="00D27DC0" w:rsidRPr="002C1AE8" w:rsidRDefault="00D27DC0" w:rsidP="00002EAE">
      <w:pPr>
        <w:spacing w:after="120"/>
        <w:jc w:val="both"/>
        <w:rPr>
          <w:ins w:id="3" w:author="yuktha@malathkarlawoffices.com" w:date="2024-06-19T15:54:00Z"/>
          <w:rFonts w:ascii="Times New Roman" w:hAnsi="Times New Roman" w:cs="Times New Roman"/>
          <w:b/>
        </w:rPr>
      </w:pPr>
    </w:p>
    <w:p w14:paraId="2EE642C1" w14:textId="1E525DC8" w:rsidR="00727039" w:rsidRPr="002C1AE8" w:rsidRDefault="00727039" w:rsidP="00002EAE">
      <w:pPr>
        <w:spacing w:after="120"/>
        <w:jc w:val="both"/>
        <w:rPr>
          <w:rFonts w:ascii="Times New Roman" w:hAnsi="Times New Roman" w:cs="Times New Roman"/>
          <w:bCs/>
        </w:rPr>
      </w:pPr>
      <w:r w:rsidRPr="002C1AE8">
        <w:rPr>
          <w:rFonts w:ascii="Times New Roman" w:hAnsi="Times New Roman" w:cs="Times New Roman"/>
          <w:b/>
        </w:rPr>
        <w:t xml:space="preserve">Intellectual property </w:t>
      </w:r>
    </w:p>
    <w:p w14:paraId="181032CC" w14:textId="42C656E5" w:rsidR="00A50796" w:rsidRPr="002C1AE8" w:rsidRDefault="00A50796" w:rsidP="00002EAE">
      <w:pPr>
        <w:spacing w:before="120" w:after="120"/>
        <w:jc w:val="both"/>
        <w:rPr>
          <w:rFonts w:ascii="Times New Roman" w:hAnsi="Times New Roman" w:cs="Times New Roman"/>
          <w:bCs/>
        </w:rPr>
      </w:pPr>
      <w:r w:rsidRPr="002C1AE8">
        <w:rPr>
          <w:rFonts w:ascii="Times New Roman" w:hAnsi="Times New Roman" w:cs="Times New Roman"/>
          <w:bCs/>
        </w:rPr>
        <w:t xml:space="preserve">The Platform and process, and their selection and arrangement, including but not limited to, all text, videos, graphics, user interfaces, visual interfaces, sounds and music (if any), artwork, algorithm and computer code (and any combination thereof), compilations and databases of Accounts and Account details, except any third party software available on the Platform, is owned by Janapada and is a “Janapada Property” and the design, structure, selection, co-ordination, expression, look and feel and arrangement of such Janapada Property is protected by copyright, patent and trademark laws, and various other intellectual property rights. Users are not permitted to use Janapada Property without the prior written consent of Janapada. </w:t>
      </w:r>
    </w:p>
    <w:p w14:paraId="7214A000" w14:textId="04F67446" w:rsidR="00993D60" w:rsidRPr="002C1AE8" w:rsidRDefault="00A50796" w:rsidP="00A50796">
      <w:pPr>
        <w:spacing w:after="240"/>
        <w:jc w:val="both"/>
        <w:rPr>
          <w:rFonts w:ascii="Times New Roman" w:hAnsi="Times New Roman" w:cs="Times New Roman"/>
          <w:bCs/>
        </w:rPr>
      </w:pPr>
      <w:r w:rsidRPr="002C1AE8">
        <w:rPr>
          <w:rFonts w:ascii="Times New Roman" w:hAnsi="Times New Roman" w:cs="Times New Roman"/>
          <w:bCs/>
        </w:rPr>
        <w:t>The trademarks, logos and service marks displayed on the Platform (“Marks”) are the property of Janapada, except any trademark, logos and service marks of third parties available on the Platform. Users are not permitted to use the Marks without the prior consent of Janapada or such third party as may be applicable.</w:t>
      </w:r>
    </w:p>
    <w:p w14:paraId="225ECA96" w14:textId="298E9105" w:rsidR="00D60A7F" w:rsidRPr="002C1AE8" w:rsidRDefault="00727039" w:rsidP="00A50796">
      <w:pPr>
        <w:spacing w:after="120"/>
        <w:rPr>
          <w:rFonts w:ascii="Times New Roman" w:hAnsi="Times New Roman" w:cs="Times New Roman"/>
          <w:b/>
        </w:rPr>
      </w:pPr>
      <w:r w:rsidRPr="002C1AE8">
        <w:rPr>
          <w:rFonts w:ascii="Times New Roman" w:hAnsi="Times New Roman" w:cs="Times New Roman"/>
          <w:b/>
        </w:rPr>
        <w:t xml:space="preserve">Disclaimer </w:t>
      </w:r>
    </w:p>
    <w:p w14:paraId="163BDFC3" w14:textId="77777777" w:rsidR="00B748DB" w:rsidRPr="002C1AE8" w:rsidRDefault="00B748DB" w:rsidP="00665EE0">
      <w:pPr>
        <w:pStyle w:val="ListParagraph"/>
        <w:numPr>
          <w:ilvl w:val="0"/>
          <w:numId w:val="3"/>
        </w:numPr>
        <w:jc w:val="both"/>
        <w:rPr>
          <w:rFonts w:ascii="Times New Roman" w:hAnsi="Times New Roman" w:cs="Times New Roman"/>
          <w:bCs/>
        </w:rPr>
      </w:pPr>
      <w:r w:rsidRPr="002C1AE8">
        <w:rPr>
          <w:rFonts w:ascii="Times New Roman" w:hAnsi="Times New Roman" w:cs="Times New Roman"/>
          <w:bCs/>
        </w:rPr>
        <w:t xml:space="preserve">The Platform, and Janapada Services are provided by Janapada on </w:t>
      </w:r>
      <w:del w:id="4" w:author="Admin" w:date="2024-06-18T13:12:00Z">
        <w:r w:rsidRPr="002C1AE8" w:rsidDel="00720AB1">
          <w:rPr>
            <w:rFonts w:ascii="Times New Roman" w:hAnsi="Times New Roman" w:cs="Times New Roman"/>
            <w:bCs/>
          </w:rPr>
          <w:delText>an</w:delText>
        </w:r>
      </w:del>
      <w:r w:rsidRPr="002C1AE8">
        <w:rPr>
          <w:rFonts w:ascii="Times New Roman" w:hAnsi="Times New Roman" w:cs="Times New Roman"/>
          <w:bCs/>
        </w:rPr>
        <w:t xml:space="preserve"> "as is" basis without warranty of any kind, express, implied, statutory or otherwise, including the implied warranties of title, non-infringement, merchantability or fitness for a particular purpose. Without limiting the foregoing, Janapada makes no warranty that</w:t>
      </w:r>
    </w:p>
    <w:p w14:paraId="03033F4E" w14:textId="4C154D9B" w:rsidR="00B748DB" w:rsidRPr="002C1AE8" w:rsidRDefault="00B748DB" w:rsidP="00665EE0">
      <w:pPr>
        <w:pStyle w:val="ListParagraph"/>
        <w:numPr>
          <w:ilvl w:val="0"/>
          <w:numId w:val="2"/>
        </w:numPr>
        <w:jc w:val="both"/>
        <w:rPr>
          <w:rFonts w:ascii="Times New Roman" w:hAnsi="Times New Roman" w:cs="Times New Roman"/>
          <w:bCs/>
        </w:rPr>
      </w:pPr>
      <w:r w:rsidRPr="002C1AE8">
        <w:rPr>
          <w:rFonts w:ascii="Times New Roman" w:hAnsi="Times New Roman" w:cs="Times New Roman"/>
          <w:bCs/>
        </w:rPr>
        <w:t xml:space="preserve">the Platform, Janapada Services will meet </w:t>
      </w:r>
      <w:r w:rsidR="00665EE0" w:rsidRPr="002C1AE8">
        <w:rPr>
          <w:rFonts w:ascii="Times New Roman" w:hAnsi="Times New Roman" w:cs="Times New Roman"/>
          <w:bCs/>
        </w:rPr>
        <w:t xml:space="preserve">Your </w:t>
      </w:r>
      <w:r w:rsidRPr="002C1AE8">
        <w:rPr>
          <w:rFonts w:ascii="Times New Roman" w:hAnsi="Times New Roman" w:cs="Times New Roman"/>
          <w:bCs/>
        </w:rPr>
        <w:t xml:space="preserve">requirements or use of the Platform will be uninterrupted, timely, secure or error-free; </w:t>
      </w:r>
    </w:p>
    <w:p w14:paraId="07C00658" w14:textId="34B05193" w:rsidR="00665EE0" w:rsidRPr="002C1AE8" w:rsidRDefault="00B748DB" w:rsidP="00665EE0">
      <w:pPr>
        <w:pStyle w:val="ListParagraph"/>
        <w:numPr>
          <w:ilvl w:val="0"/>
          <w:numId w:val="2"/>
        </w:numPr>
        <w:jc w:val="both"/>
        <w:rPr>
          <w:rFonts w:ascii="Times New Roman" w:hAnsi="Times New Roman" w:cs="Times New Roman"/>
          <w:bCs/>
        </w:rPr>
      </w:pPr>
      <w:r w:rsidRPr="002C1AE8">
        <w:rPr>
          <w:rFonts w:ascii="Times New Roman" w:hAnsi="Times New Roman" w:cs="Times New Roman"/>
          <w:bCs/>
        </w:rPr>
        <w:t xml:space="preserve">the quality of the Platform will meet </w:t>
      </w:r>
      <w:r w:rsidR="00665EE0" w:rsidRPr="002C1AE8">
        <w:rPr>
          <w:rFonts w:ascii="Times New Roman" w:hAnsi="Times New Roman" w:cs="Times New Roman"/>
          <w:bCs/>
        </w:rPr>
        <w:t>Your</w:t>
      </w:r>
      <w:r w:rsidRPr="002C1AE8">
        <w:rPr>
          <w:rFonts w:ascii="Times New Roman" w:hAnsi="Times New Roman" w:cs="Times New Roman"/>
          <w:bCs/>
        </w:rPr>
        <w:t xml:space="preserve"> expectations; or </w:t>
      </w:r>
    </w:p>
    <w:p w14:paraId="06F9310D" w14:textId="77777777" w:rsidR="00665EE0" w:rsidRPr="002C1AE8" w:rsidRDefault="00B748DB" w:rsidP="00665EE0">
      <w:pPr>
        <w:pStyle w:val="ListParagraph"/>
        <w:numPr>
          <w:ilvl w:val="0"/>
          <w:numId w:val="2"/>
        </w:numPr>
        <w:jc w:val="both"/>
        <w:rPr>
          <w:rFonts w:ascii="Times New Roman" w:hAnsi="Times New Roman" w:cs="Times New Roman"/>
          <w:bCs/>
        </w:rPr>
      </w:pPr>
      <w:r w:rsidRPr="002C1AE8">
        <w:rPr>
          <w:rFonts w:ascii="Times New Roman" w:hAnsi="Times New Roman" w:cs="Times New Roman"/>
          <w:bCs/>
        </w:rPr>
        <w:t>any errors or defects in the Platform will be corrected</w:t>
      </w:r>
      <w:r w:rsidR="00665EE0" w:rsidRPr="002C1AE8">
        <w:rPr>
          <w:rFonts w:ascii="Times New Roman" w:hAnsi="Times New Roman" w:cs="Times New Roman"/>
          <w:bCs/>
        </w:rPr>
        <w:t>.</w:t>
      </w:r>
    </w:p>
    <w:p w14:paraId="7BE36A60" w14:textId="77777777" w:rsidR="00665EE0" w:rsidRPr="002C1AE8" w:rsidRDefault="00B748DB" w:rsidP="00665EE0">
      <w:pPr>
        <w:pStyle w:val="ListParagraph"/>
        <w:numPr>
          <w:ilvl w:val="0"/>
          <w:numId w:val="3"/>
        </w:numPr>
        <w:jc w:val="both"/>
        <w:rPr>
          <w:rFonts w:ascii="Times New Roman" w:hAnsi="Times New Roman" w:cs="Times New Roman"/>
          <w:bCs/>
        </w:rPr>
      </w:pPr>
      <w:r w:rsidRPr="002C1AE8">
        <w:rPr>
          <w:rFonts w:ascii="Times New Roman" w:hAnsi="Times New Roman" w:cs="Times New Roman"/>
          <w:bCs/>
        </w:rPr>
        <w:t>Janapada will have no liability related to any User content arising under intellectual property rights, libel, privacy, publicity, obscenity or other laws. Janapada also disclaims all liability with respect to the misuse, loss, modification or unavailability of any User content.</w:t>
      </w:r>
    </w:p>
    <w:p w14:paraId="557E64B9" w14:textId="79A4A453" w:rsidR="00B748DB" w:rsidRPr="002C1AE8" w:rsidRDefault="00B748DB" w:rsidP="00665EE0">
      <w:pPr>
        <w:pStyle w:val="ListParagraph"/>
        <w:numPr>
          <w:ilvl w:val="0"/>
          <w:numId w:val="3"/>
        </w:numPr>
        <w:jc w:val="both"/>
        <w:rPr>
          <w:rFonts w:ascii="Times New Roman" w:hAnsi="Times New Roman" w:cs="Times New Roman"/>
          <w:bCs/>
        </w:rPr>
      </w:pPr>
      <w:r w:rsidRPr="002C1AE8">
        <w:rPr>
          <w:rFonts w:ascii="Times New Roman" w:hAnsi="Times New Roman" w:cs="Times New Roman"/>
          <w:bCs/>
        </w:rPr>
        <w:t xml:space="preserve">Janapada will not be liable for any loss that </w:t>
      </w:r>
      <w:r w:rsidR="004D0300" w:rsidRPr="002C1AE8">
        <w:rPr>
          <w:rFonts w:ascii="Times New Roman" w:hAnsi="Times New Roman" w:cs="Times New Roman"/>
          <w:bCs/>
        </w:rPr>
        <w:t>You</w:t>
      </w:r>
      <w:r w:rsidRPr="002C1AE8">
        <w:rPr>
          <w:rFonts w:ascii="Times New Roman" w:hAnsi="Times New Roman" w:cs="Times New Roman"/>
          <w:bCs/>
        </w:rPr>
        <w:t xml:space="preserve"> may incur as a consequence of unauthorized use of </w:t>
      </w:r>
      <w:r w:rsidR="004D0300" w:rsidRPr="002C1AE8">
        <w:rPr>
          <w:rFonts w:ascii="Times New Roman" w:hAnsi="Times New Roman" w:cs="Times New Roman"/>
          <w:bCs/>
        </w:rPr>
        <w:t>Your</w:t>
      </w:r>
      <w:r w:rsidRPr="002C1AE8">
        <w:rPr>
          <w:rFonts w:ascii="Times New Roman" w:hAnsi="Times New Roman" w:cs="Times New Roman"/>
          <w:bCs/>
        </w:rPr>
        <w:t xml:space="preserve"> Account or Account information in connection with the Platform either with or without their knowledge.</w:t>
      </w:r>
    </w:p>
    <w:p w14:paraId="4C9E8AB4" w14:textId="3446215A" w:rsidR="00D60A7F" w:rsidRDefault="00665EE0" w:rsidP="002C1AE8">
      <w:pPr>
        <w:pStyle w:val="ListParagraph"/>
        <w:numPr>
          <w:ilvl w:val="0"/>
          <w:numId w:val="3"/>
        </w:numPr>
        <w:spacing w:after="240"/>
        <w:ind w:left="714" w:hanging="357"/>
        <w:contextualSpacing w:val="0"/>
        <w:jc w:val="both"/>
        <w:rPr>
          <w:rFonts w:ascii="Times New Roman" w:hAnsi="Times New Roman" w:cs="Times New Roman"/>
          <w:bCs/>
        </w:rPr>
      </w:pPr>
      <w:r w:rsidRPr="002C1AE8">
        <w:rPr>
          <w:rFonts w:ascii="Times New Roman" w:hAnsi="Times New Roman" w:cs="Times New Roman"/>
          <w:bCs/>
        </w:rPr>
        <w:t>J</w:t>
      </w:r>
      <w:r w:rsidR="00B748DB" w:rsidRPr="002C1AE8">
        <w:rPr>
          <w:rFonts w:ascii="Times New Roman" w:hAnsi="Times New Roman" w:cs="Times New Roman"/>
          <w:bCs/>
        </w:rPr>
        <w:t xml:space="preserve">anapada shall not be responsible for the delay or inability to use the Platform, Janapada Services or related functionalities, the provision of or failure to provide functionalities, or for any information, software, functionalities and related graphics obtained through the Platform, or otherwise arising out of the use of the Platform, whether based on contract, tort, negligence, strict liability or otherwise. Further, Janapada shall not be held responsible for non-availability of the Platform during periodic maintenance operations or any unplanned suspension of access to the Platform that may occur due to technical reasons or for any reason beyond </w:t>
      </w:r>
      <w:r w:rsidRPr="002C1AE8">
        <w:rPr>
          <w:rFonts w:ascii="Times New Roman" w:hAnsi="Times New Roman" w:cs="Times New Roman"/>
          <w:bCs/>
        </w:rPr>
        <w:t>Ja</w:t>
      </w:r>
      <w:r w:rsidR="00F4271C" w:rsidRPr="002C1AE8">
        <w:rPr>
          <w:rFonts w:ascii="Times New Roman" w:hAnsi="Times New Roman" w:cs="Times New Roman"/>
          <w:bCs/>
        </w:rPr>
        <w:t>na</w:t>
      </w:r>
      <w:r w:rsidRPr="002C1AE8">
        <w:rPr>
          <w:rFonts w:ascii="Times New Roman" w:hAnsi="Times New Roman" w:cs="Times New Roman"/>
          <w:bCs/>
        </w:rPr>
        <w:t>pada</w:t>
      </w:r>
      <w:r w:rsidR="00B748DB" w:rsidRPr="002C1AE8">
        <w:rPr>
          <w:rFonts w:ascii="Times New Roman" w:hAnsi="Times New Roman" w:cs="Times New Roman"/>
          <w:bCs/>
        </w:rPr>
        <w:t xml:space="preserve">'s control. </w:t>
      </w:r>
      <w:r w:rsidR="004D0300" w:rsidRPr="002C1AE8">
        <w:rPr>
          <w:rFonts w:ascii="Times New Roman" w:hAnsi="Times New Roman" w:cs="Times New Roman"/>
          <w:bCs/>
        </w:rPr>
        <w:t xml:space="preserve">You </w:t>
      </w:r>
      <w:r w:rsidR="00B748DB" w:rsidRPr="002C1AE8">
        <w:rPr>
          <w:rFonts w:ascii="Times New Roman" w:hAnsi="Times New Roman" w:cs="Times New Roman"/>
          <w:bCs/>
        </w:rPr>
        <w:t xml:space="preserve">understand and agree that any material or data downloaded or otherwise obtained through the Platform is done entirely at </w:t>
      </w:r>
      <w:r w:rsidR="004D0300" w:rsidRPr="002C1AE8">
        <w:rPr>
          <w:rFonts w:ascii="Times New Roman" w:hAnsi="Times New Roman" w:cs="Times New Roman"/>
          <w:bCs/>
        </w:rPr>
        <w:t xml:space="preserve">Your </w:t>
      </w:r>
      <w:r w:rsidR="00B748DB" w:rsidRPr="002C1AE8">
        <w:rPr>
          <w:rFonts w:ascii="Times New Roman" w:hAnsi="Times New Roman" w:cs="Times New Roman"/>
          <w:bCs/>
        </w:rPr>
        <w:t xml:space="preserve">own discretion and risk, and that </w:t>
      </w:r>
      <w:r w:rsidR="004D0300" w:rsidRPr="002C1AE8">
        <w:rPr>
          <w:rFonts w:ascii="Times New Roman" w:hAnsi="Times New Roman" w:cs="Times New Roman"/>
          <w:bCs/>
        </w:rPr>
        <w:t>You</w:t>
      </w:r>
      <w:r w:rsidR="00B748DB" w:rsidRPr="002C1AE8">
        <w:rPr>
          <w:rFonts w:ascii="Times New Roman" w:hAnsi="Times New Roman" w:cs="Times New Roman"/>
          <w:bCs/>
        </w:rPr>
        <w:t xml:space="preserve"> will be solely responsible for any damage to </w:t>
      </w:r>
      <w:r w:rsidR="004D0300" w:rsidRPr="002C1AE8">
        <w:rPr>
          <w:rFonts w:ascii="Times New Roman" w:hAnsi="Times New Roman" w:cs="Times New Roman"/>
          <w:bCs/>
        </w:rPr>
        <w:t xml:space="preserve">Your </w:t>
      </w:r>
      <w:r w:rsidR="00B748DB" w:rsidRPr="002C1AE8">
        <w:rPr>
          <w:rFonts w:ascii="Times New Roman" w:hAnsi="Times New Roman" w:cs="Times New Roman"/>
          <w:bCs/>
        </w:rPr>
        <w:t>computer systems or loss of data that results from the download of such material or data.</w:t>
      </w:r>
    </w:p>
    <w:p w14:paraId="4E94D052" w14:textId="77777777" w:rsidR="00B53B1B" w:rsidRPr="002C1AE8" w:rsidRDefault="00B53B1B" w:rsidP="00B53B1B">
      <w:pPr>
        <w:pStyle w:val="ListParagraph"/>
        <w:spacing w:after="240"/>
        <w:ind w:left="714"/>
        <w:contextualSpacing w:val="0"/>
        <w:jc w:val="both"/>
        <w:rPr>
          <w:rFonts w:ascii="Times New Roman" w:hAnsi="Times New Roman" w:cs="Times New Roman"/>
          <w:bCs/>
        </w:rPr>
      </w:pPr>
    </w:p>
    <w:p w14:paraId="49F16CFB" w14:textId="70CB91A0" w:rsidR="00F423EA" w:rsidRPr="002C1AE8" w:rsidRDefault="00727039" w:rsidP="00002EAE">
      <w:pPr>
        <w:spacing w:after="120"/>
        <w:rPr>
          <w:rFonts w:ascii="Times New Roman" w:hAnsi="Times New Roman" w:cs="Times New Roman"/>
          <w:b/>
        </w:rPr>
      </w:pPr>
      <w:r w:rsidRPr="002C1AE8">
        <w:rPr>
          <w:rFonts w:ascii="Times New Roman" w:hAnsi="Times New Roman" w:cs="Times New Roman"/>
          <w:b/>
        </w:rPr>
        <w:t xml:space="preserve">Indemnity </w:t>
      </w:r>
      <w:r w:rsidR="00F423EA" w:rsidRPr="002C1AE8">
        <w:rPr>
          <w:rFonts w:ascii="Times New Roman" w:hAnsi="Times New Roman" w:cs="Times New Roman"/>
          <w:b/>
        </w:rPr>
        <w:t xml:space="preserve">and Limitation of Liability </w:t>
      </w:r>
    </w:p>
    <w:p w14:paraId="718A413E" w14:textId="152560A0" w:rsidR="00A34058" w:rsidRPr="002C1AE8" w:rsidRDefault="00D60A7F" w:rsidP="008B2679">
      <w:pPr>
        <w:spacing w:after="160"/>
        <w:jc w:val="both"/>
        <w:rPr>
          <w:rFonts w:ascii="Times New Roman" w:hAnsi="Times New Roman" w:cs="Times New Roman"/>
          <w:bCs/>
        </w:rPr>
      </w:pPr>
      <w:r w:rsidRPr="002C1AE8">
        <w:rPr>
          <w:rFonts w:ascii="Times New Roman" w:hAnsi="Times New Roman" w:cs="Times New Roman"/>
          <w:bCs/>
        </w:rPr>
        <w:t xml:space="preserve">You agree to indemnify, defend and hold harmless Janapada and its affiliates including but not limited to its officers, directors, consultants, agents and employees (“Indemnitees”) from and against any and all losses, liabilities, claims, damages, demands, costs and expenses (including legal fees and disbursements in connection therewith and interest chargeable thereon) asserted against or incurred by the Indemnitees that arise out of, result from, or may be payable by virtue of, any breach or non-performance of any obligation, covenant, representation or warranty by You pursuant to these Terms of Use. Further, You agree to hold the Indemnitees harmless against any claims made by any third party due to, or arising out of, or in connection with, </w:t>
      </w:r>
      <w:r w:rsidR="00A34058" w:rsidRPr="002C1AE8">
        <w:rPr>
          <w:rFonts w:ascii="Times New Roman" w:hAnsi="Times New Roman" w:cs="Times New Roman"/>
          <w:bCs/>
        </w:rPr>
        <w:t>Your</w:t>
      </w:r>
      <w:r w:rsidRPr="002C1AE8">
        <w:rPr>
          <w:rFonts w:ascii="Times New Roman" w:hAnsi="Times New Roman" w:cs="Times New Roman"/>
          <w:bCs/>
        </w:rPr>
        <w:t xml:space="preserve"> use of the Platform, </w:t>
      </w:r>
      <w:r w:rsidR="00A34058" w:rsidRPr="002C1AE8">
        <w:rPr>
          <w:rFonts w:ascii="Times New Roman" w:hAnsi="Times New Roman" w:cs="Times New Roman"/>
          <w:bCs/>
        </w:rPr>
        <w:t>Janapada</w:t>
      </w:r>
      <w:r w:rsidRPr="002C1AE8">
        <w:rPr>
          <w:rFonts w:ascii="Times New Roman" w:hAnsi="Times New Roman" w:cs="Times New Roman"/>
          <w:bCs/>
        </w:rPr>
        <w:t xml:space="preserve"> Services, any misrepresentation with respect to the data or information provided by </w:t>
      </w:r>
      <w:r w:rsidR="00A34058" w:rsidRPr="002C1AE8">
        <w:rPr>
          <w:rFonts w:ascii="Times New Roman" w:hAnsi="Times New Roman" w:cs="Times New Roman"/>
          <w:bCs/>
        </w:rPr>
        <w:t xml:space="preserve">You </w:t>
      </w:r>
      <w:r w:rsidRPr="002C1AE8">
        <w:rPr>
          <w:rFonts w:ascii="Times New Roman" w:hAnsi="Times New Roman" w:cs="Times New Roman"/>
          <w:bCs/>
        </w:rPr>
        <w:t xml:space="preserve">in relation to </w:t>
      </w:r>
      <w:r w:rsidR="00A34058" w:rsidRPr="002C1AE8">
        <w:rPr>
          <w:rFonts w:ascii="Times New Roman" w:hAnsi="Times New Roman" w:cs="Times New Roman"/>
          <w:bCs/>
        </w:rPr>
        <w:t xml:space="preserve">your </w:t>
      </w:r>
      <w:r w:rsidRPr="002C1AE8">
        <w:rPr>
          <w:rFonts w:ascii="Times New Roman" w:hAnsi="Times New Roman" w:cs="Times New Roman"/>
          <w:bCs/>
        </w:rPr>
        <w:t xml:space="preserve">Account, </w:t>
      </w:r>
      <w:r w:rsidR="00A34058" w:rsidRPr="002C1AE8">
        <w:rPr>
          <w:rFonts w:ascii="Times New Roman" w:hAnsi="Times New Roman" w:cs="Times New Roman"/>
          <w:bCs/>
        </w:rPr>
        <w:t>Your</w:t>
      </w:r>
      <w:r w:rsidRPr="002C1AE8">
        <w:rPr>
          <w:rFonts w:ascii="Times New Roman" w:hAnsi="Times New Roman" w:cs="Times New Roman"/>
          <w:bCs/>
        </w:rPr>
        <w:t xml:space="preserve"> violation of the Terms of Use, or </w:t>
      </w:r>
      <w:r w:rsidR="00A34058" w:rsidRPr="002C1AE8">
        <w:rPr>
          <w:rFonts w:ascii="Times New Roman" w:hAnsi="Times New Roman" w:cs="Times New Roman"/>
          <w:bCs/>
        </w:rPr>
        <w:t>Your</w:t>
      </w:r>
      <w:r w:rsidRPr="002C1AE8">
        <w:rPr>
          <w:rFonts w:ascii="Times New Roman" w:hAnsi="Times New Roman" w:cs="Times New Roman"/>
          <w:bCs/>
        </w:rPr>
        <w:t xml:space="preserve"> violation of any rights of another, including any intellectual property rights.</w:t>
      </w:r>
      <w:r w:rsidR="00A34058" w:rsidRPr="002C1AE8">
        <w:rPr>
          <w:rFonts w:ascii="Times New Roman" w:hAnsi="Times New Roman" w:cs="Times New Roman"/>
          <w:bCs/>
        </w:rPr>
        <w:t xml:space="preserve"> Your indemnification obligation under the Terms of Use will survive the termination of Your Account or use of the Platform or Janapada Services.</w:t>
      </w:r>
    </w:p>
    <w:p w14:paraId="79CC0299" w14:textId="376D552E" w:rsidR="00727039" w:rsidRPr="002C1AE8" w:rsidRDefault="00A34058" w:rsidP="008B2679">
      <w:pPr>
        <w:spacing w:after="160"/>
        <w:jc w:val="both"/>
        <w:rPr>
          <w:rFonts w:ascii="Times New Roman" w:hAnsi="Times New Roman" w:cs="Times New Roman"/>
          <w:bCs/>
        </w:rPr>
      </w:pPr>
      <w:r w:rsidRPr="002C1AE8">
        <w:rPr>
          <w:rFonts w:ascii="Times New Roman" w:hAnsi="Times New Roman" w:cs="Times New Roman"/>
          <w:bCs/>
        </w:rPr>
        <w:t>Janapada takes necessary precautions with respect to information displayed on the platform. However, it is not possible to validate everything. Hence, Janapada is not liable for any direct, indirect, or consequential damages arising from the use or inability to use the platform. You acknowledge that Janapada does not guarantee the accuracy, completeness, or reliability of the information provided on the platform.</w:t>
      </w:r>
    </w:p>
    <w:p w14:paraId="7577D6DD" w14:textId="7C73813E" w:rsidR="00727039" w:rsidRPr="002C1AE8" w:rsidRDefault="00727039" w:rsidP="00002EAE">
      <w:pPr>
        <w:spacing w:after="120"/>
        <w:rPr>
          <w:rFonts w:ascii="Times New Roman" w:hAnsi="Times New Roman" w:cs="Times New Roman"/>
          <w:b/>
        </w:rPr>
      </w:pPr>
      <w:r w:rsidRPr="002C1AE8">
        <w:rPr>
          <w:rFonts w:ascii="Times New Roman" w:hAnsi="Times New Roman" w:cs="Times New Roman"/>
          <w:b/>
        </w:rPr>
        <w:t xml:space="preserve">Terms and Termination </w:t>
      </w:r>
    </w:p>
    <w:p w14:paraId="63D37538" w14:textId="256FE172" w:rsidR="00735F80" w:rsidRPr="002C1AE8" w:rsidRDefault="00735F80" w:rsidP="00BA0280">
      <w:pPr>
        <w:spacing w:after="120"/>
        <w:jc w:val="both"/>
        <w:rPr>
          <w:rFonts w:ascii="Times New Roman" w:hAnsi="Times New Roman" w:cs="Times New Roman"/>
          <w:bCs/>
        </w:rPr>
      </w:pPr>
      <w:r w:rsidRPr="002C1AE8">
        <w:rPr>
          <w:rFonts w:ascii="Times New Roman" w:hAnsi="Times New Roman" w:cs="Times New Roman"/>
          <w:bCs/>
        </w:rPr>
        <w:t xml:space="preserve">These Terms of Use will continue to apply until terminated by either </w:t>
      </w:r>
      <w:r w:rsidR="00BA0280" w:rsidRPr="002C1AE8">
        <w:rPr>
          <w:rFonts w:ascii="Times New Roman" w:hAnsi="Times New Roman" w:cs="Times New Roman"/>
          <w:bCs/>
        </w:rPr>
        <w:t xml:space="preserve">You </w:t>
      </w:r>
      <w:r w:rsidRPr="002C1AE8">
        <w:rPr>
          <w:rFonts w:ascii="Times New Roman" w:hAnsi="Times New Roman" w:cs="Times New Roman"/>
          <w:bCs/>
        </w:rPr>
        <w:t xml:space="preserve">or </w:t>
      </w:r>
      <w:r w:rsidR="00BA0280" w:rsidRPr="002C1AE8">
        <w:rPr>
          <w:rFonts w:ascii="Times New Roman" w:hAnsi="Times New Roman" w:cs="Times New Roman"/>
          <w:bCs/>
        </w:rPr>
        <w:t xml:space="preserve">Janapada. </w:t>
      </w:r>
      <w:r w:rsidRPr="002C1AE8">
        <w:rPr>
          <w:rFonts w:ascii="Times New Roman" w:hAnsi="Times New Roman" w:cs="Times New Roman"/>
          <w:bCs/>
        </w:rPr>
        <w:t xml:space="preserve">If </w:t>
      </w:r>
      <w:r w:rsidR="00BA0280" w:rsidRPr="002C1AE8">
        <w:rPr>
          <w:rFonts w:ascii="Times New Roman" w:hAnsi="Times New Roman" w:cs="Times New Roman"/>
          <w:bCs/>
        </w:rPr>
        <w:t xml:space="preserve">You </w:t>
      </w:r>
      <w:r w:rsidRPr="002C1AE8">
        <w:rPr>
          <w:rFonts w:ascii="Times New Roman" w:hAnsi="Times New Roman" w:cs="Times New Roman"/>
          <w:bCs/>
        </w:rPr>
        <w:t xml:space="preserve">object to the Terms of Use or are dissatisfied with the Platform </w:t>
      </w:r>
      <w:r w:rsidR="00BA0280" w:rsidRPr="002C1AE8">
        <w:rPr>
          <w:rFonts w:ascii="Times New Roman" w:hAnsi="Times New Roman" w:cs="Times New Roman"/>
          <w:bCs/>
        </w:rPr>
        <w:t xml:space="preserve">Janapada </w:t>
      </w:r>
      <w:r w:rsidRPr="002C1AE8">
        <w:rPr>
          <w:rFonts w:ascii="Times New Roman" w:hAnsi="Times New Roman" w:cs="Times New Roman"/>
          <w:bCs/>
        </w:rPr>
        <w:t xml:space="preserve">Services, </w:t>
      </w:r>
      <w:r w:rsidR="00BA0280" w:rsidRPr="002C1AE8">
        <w:rPr>
          <w:rFonts w:ascii="Times New Roman" w:hAnsi="Times New Roman" w:cs="Times New Roman"/>
          <w:bCs/>
        </w:rPr>
        <w:t xml:space="preserve">You </w:t>
      </w:r>
      <w:r w:rsidRPr="002C1AE8">
        <w:rPr>
          <w:rFonts w:ascii="Times New Roman" w:hAnsi="Times New Roman" w:cs="Times New Roman"/>
          <w:bCs/>
        </w:rPr>
        <w:t xml:space="preserve">can close </w:t>
      </w:r>
      <w:r w:rsidR="00BA0280" w:rsidRPr="002C1AE8">
        <w:rPr>
          <w:rFonts w:ascii="Times New Roman" w:hAnsi="Times New Roman" w:cs="Times New Roman"/>
          <w:bCs/>
        </w:rPr>
        <w:t>Your</w:t>
      </w:r>
      <w:r w:rsidRPr="002C1AE8">
        <w:rPr>
          <w:rFonts w:ascii="Times New Roman" w:hAnsi="Times New Roman" w:cs="Times New Roman"/>
          <w:bCs/>
        </w:rPr>
        <w:t xml:space="preserve"> Account through the Platform and stop accessing the Platform.</w:t>
      </w:r>
    </w:p>
    <w:p w14:paraId="24644ED2" w14:textId="77777777" w:rsidR="00BA0280" w:rsidRPr="002C1AE8" w:rsidRDefault="00BA0280" w:rsidP="00BA0280">
      <w:pPr>
        <w:spacing w:after="120"/>
        <w:jc w:val="both"/>
        <w:rPr>
          <w:rFonts w:ascii="Times New Roman" w:hAnsi="Times New Roman" w:cs="Times New Roman"/>
          <w:bCs/>
        </w:rPr>
      </w:pPr>
      <w:r w:rsidRPr="002C1AE8">
        <w:rPr>
          <w:rFonts w:ascii="Times New Roman" w:hAnsi="Times New Roman" w:cs="Times New Roman"/>
          <w:bCs/>
        </w:rPr>
        <w:t xml:space="preserve">Janapada </w:t>
      </w:r>
      <w:r w:rsidR="00735F80" w:rsidRPr="002C1AE8">
        <w:rPr>
          <w:rFonts w:ascii="Times New Roman" w:hAnsi="Times New Roman" w:cs="Times New Roman"/>
          <w:bCs/>
        </w:rPr>
        <w:t xml:space="preserve">may, in its sole discretion, bar any User’s use of the Platform or the </w:t>
      </w:r>
      <w:r w:rsidRPr="002C1AE8">
        <w:rPr>
          <w:rFonts w:ascii="Times New Roman" w:hAnsi="Times New Roman" w:cs="Times New Roman"/>
          <w:bCs/>
        </w:rPr>
        <w:t>Janapada</w:t>
      </w:r>
      <w:r w:rsidR="00735F80" w:rsidRPr="002C1AE8">
        <w:rPr>
          <w:rFonts w:ascii="Times New Roman" w:hAnsi="Times New Roman" w:cs="Times New Roman"/>
          <w:bCs/>
        </w:rPr>
        <w:t xml:space="preserve"> Services at any time, for any or no reason. Even after </w:t>
      </w:r>
      <w:r w:rsidRPr="002C1AE8">
        <w:rPr>
          <w:rFonts w:ascii="Times New Roman" w:hAnsi="Times New Roman" w:cs="Times New Roman"/>
          <w:bCs/>
        </w:rPr>
        <w:t xml:space="preserve">your </w:t>
      </w:r>
      <w:r w:rsidR="00735F80" w:rsidRPr="002C1AE8">
        <w:rPr>
          <w:rFonts w:ascii="Times New Roman" w:hAnsi="Times New Roman" w:cs="Times New Roman"/>
          <w:bCs/>
        </w:rPr>
        <w:t xml:space="preserve">Account with </w:t>
      </w:r>
      <w:r w:rsidRPr="002C1AE8">
        <w:rPr>
          <w:rFonts w:ascii="Times New Roman" w:hAnsi="Times New Roman" w:cs="Times New Roman"/>
          <w:bCs/>
        </w:rPr>
        <w:t>Janapada</w:t>
      </w:r>
      <w:r w:rsidR="00735F80" w:rsidRPr="002C1AE8">
        <w:rPr>
          <w:rFonts w:ascii="Times New Roman" w:hAnsi="Times New Roman" w:cs="Times New Roman"/>
          <w:bCs/>
        </w:rPr>
        <w:t xml:space="preserve"> is disabled, made dormant or inactive, </w:t>
      </w:r>
      <w:r w:rsidRPr="002C1AE8">
        <w:rPr>
          <w:rFonts w:ascii="Times New Roman" w:hAnsi="Times New Roman" w:cs="Times New Roman"/>
          <w:bCs/>
        </w:rPr>
        <w:t>You</w:t>
      </w:r>
      <w:r w:rsidR="00735F80" w:rsidRPr="002C1AE8">
        <w:rPr>
          <w:rFonts w:ascii="Times New Roman" w:hAnsi="Times New Roman" w:cs="Times New Roman"/>
          <w:bCs/>
        </w:rPr>
        <w:t xml:space="preserve"> shall remain liable for all </w:t>
      </w:r>
      <w:r w:rsidRPr="002C1AE8">
        <w:rPr>
          <w:rFonts w:ascii="Times New Roman" w:hAnsi="Times New Roman" w:cs="Times New Roman"/>
          <w:bCs/>
        </w:rPr>
        <w:t xml:space="preserve">Your </w:t>
      </w:r>
      <w:r w:rsidR="00735F80" w:rsidRPr="002C1AE8">
        <w:rPr>
          <w:rFonts w:ascii="Times New Roman" w:hAnsi="Times New Roman" w:cs="Times New Roman"/>
          <w:bCs/>
        </w:rPr>
        <w:t>uncleared dues with respect to the Services.</w:t>
      </w:r>
      <w:r w:rsidRPr="002C1AE8">
        <w:rPr>
          <w:rFonts w:ascii="Times New Roman" w:hAnsi="Times New Roman" w:cs="Times New Roman"/>
          <w:bCs/>
        </w:rPr>
        <w:t xml:space="preserve"> </w:t>
      </w:r>
    </w:p>
    <w:p w14:paraId="3D0CB9CA" w14:textId="62F74FC9" w:rsidR="00735F80" w:rsidRPr="002C1AE8" w:rsidRDefault="00BA0280" w:rsidP="00AB6419">
      <w:pPr>
        <w:spacing w:after="240"/>
        <w:jc w:val="both"/>
        <w:rPr>
          <w:rFonts w:ascii="Times New Roman" w:hAnsi="Times New Roman" w:cs="Times New Roman"/>
          <w:bCs/>
        </w:rPr>
      </w:pPr>
      <w:r w:rsidRPr="002C1AE8">
        <w:rPr>
          <w:rFonts w:ascii="Times New Roman" w:hAnsi="Times New Roman" w:cs="Times New Roman"/>
          <w:bCs/>
        </w:rPr>
        <w:t xml:space="preserve">Janapada </w:t>
      </w:r>
      <w:r w:rsidR="00735F80" w:rsidRPr="002C1AE8">
        <w:rPr>
          <w:rFonts w:ascii="Times New Roman" w:hAnsi="Times New Roman" w:cs="Times New Roman"/>
          <w:bCs/>
        </w:rPr>
        <w:t xml:space="preserve">may delist </w:t>
      </w:r>
      <w:r w:rsidRPr="002C1AE8">
        <w:rPr>
          <w:rFonts w:ascii="Times New Roman" w:hAnsi="Times New Roman" w:cs="Times New Roman"/>
          <w:bCs/>
        </w:rPr>
        <w:t xml:space="preserve">You </w:t>
      </w:r>
      <w:r w:rsidR="00735F80" w:rsidRPr="002C1AE8">
        <w:rPr>
          <w:rFonts w:ascii="Times New Roman" w:hAnsi="Times New Roman" w:cs="Times New Roman"/>
          <w:bCs/>
        </w:rPr>
        <w:t xml:space="preserve">or block </w:t>
      </w:r>
      <w:r w:rsidRPr="002C1AE8">
        <w:rPr>
          <w:rFonts w:ascii="Times New Roman" w:hAnsi="Times New Roman" w:cs="Times New Roman"/>
          <w:bCs/>
        </w:rPr>
        <w:t xml:space="preserve">Your </w:t>
      </w:r>
      <w:r w:rsidR="00735F80" w:rsidRPr="002C1AE8">
        <w:rPr>
          <w:rFonts w:ascii="Times New Roman" w:hAnsi="Times New Roman" w:cs="Times New Roman"/>
          <w:bCs/>
        </w:rPr>
        <w:t xml:space="preserve">future access to the Platform or suspend or terminate </w:t>
      </w:r>
      <w:r w:rsidRPr="002C1AE8">
        <w:rPr>
          <w:rFonts w:ascii="Times New Roman" w:hAnsi="Times New Roman" w:cs="Times New Roman"/>
          <w:bCs/>
        </w:rPr>
        <w:t>Your</w:t>
      </w:r>
      <w:r w:rsidR="00735F80" w:rsidRPr="002C1AE8">
        <w:rPr>
          <w:rFonts w:ascii="Times New Roman" w:hAnsi="Times New Roman" w:cs="Times New Roman"/>
          <w:bCs/>
        </w:rPr>
        <w:t xml:space="preserve"> Account if it believes, in its sole and absolute discretion that </w:t>
      </w:r>
      <w:r w:rsidRPr="002C1AE8">
        <w:rPr>
          <w:rFonts w:ascii="Times New Roman" w:hAnsi="Times New Roman" w:cs="Times New Roman"/>
          <w:bCs/>
        </w:rPr>
        <w:t>You</w:t>
      </w:r>
      <w:r w:rsidR="00735F80" w:rsidRPr="002C1AE8">
        <w:rPr>
          <w:rFonts w:ascii="Times New Roman" w:hAnsi="Times New Roman" w:cs="Times New Roman"/>
          <w:bCs/>
        </w:rPr>
        <w:t xml:space="preserve"> have infringed, breached, violated, abused, or unethically manipulated or exploited any term of these Terms of Use or anyway otherwise acted unethically. </w:t>
      </w:r>
      <w:r w:rsidRPr="002C1AE8">
        <w:rPr>
          <w:rFonts w:ascii="Times New Roman" w:hAnsi="Times New Roman" w:cs="Times New Roman"/>
          <w:bCs/>
        </w:rPr>
        <w:t>You</w:t>
      </w:r>
      <w:r w:rsidR="00735F80" w:rsidRPr="002C1AE8">
        <w:rPr>
          <w:rFonts w:ascii="Times New Roman" w:hAnsi="Times New Roman" w:cs="Times New Roman"/>
          <w:bCs/>
        </w:rPr>
        <w:t xml:space="preserve"> hereby agree and acknowledge, upon termination, </w:t>
      </w:r>
      <w:r w:rsidRPr="002C1AE8">
        <w:rPr>
          <w:rFonts w:ascii="Times New Roman" w:hAnsi="Times New Roman" w:cs="Times New Roman"/>
          <w:bCs/>
        </w:rPr>
        <w:t>Janapada</w:t>
      </w:r>
      <w:r w:rsidR="00735F80" w:rsidRPr="002C1AE8">
        <w:rPr>
          <w:rFonts w:ascii="Times New Roman" w:hAnsi="Times New Roman" w:cs="Times New Roman"/>
          <w:bCs/>
        </w:rPr>
        <w:t xml:space="preserve"> shall have the right to retain all information pertaining to the transactions initiated by </w:t>
      </w:r>
      <w:r w:rsidRPr="002C1AE8">
        <w:rPr>
          <w:rFonts w:ascii="Times New Roman" w:hAnsi="Times New Roman" w:cs="Times New Roman"/>
          <w:bCs/>
        </w:rPr>
        <w:t>You</w:t>
      </w:r>
      <w:r w:rsidR="00735F80" w:rsidRPr="002C1AE8">
        <w:rPr>
          <w:rFonts w:ascii="Times New Roman" w:hAnsi="Times New Roman" w:cs="Times New Roman"/>
          <w:bCs/>
        </w:rPr>
        <w:t xml:space="preserve"> on the Platform.</w:t>
      </w:r>
    </w:p>
    <w:p w14:paraId="1763B926" w14:textId="32ECAF45" w:rsidR="00F423EA" w:rsidRPr="002C1AE8" w:rsidRDefault="00F423EA" w:rsidP="00AB6419">
      <w:pPr>
        <w:spacing w:after="120"/>
        <w:rPr>
          <w:rFonts w:ascii="Times New Roman" w:hAnsi="Times New Roman" w:cs="Times New Roman"/>
          <w:b/>
        </w:rPr>
      </w:pPr>
      <w:r w:rsidRPr="002C1AE8">
        <w:rPr>
          <w:rFonts w:ascii="Times New Roman" w:hAnsi="Times New Roman" w:cs="Times New Roman"/>
          <w:b/>
        </w:rPr>
        <w:t>Violation of Terms of Use</w:t>
      </w:r>
    </w:p>
    <w:p w14:paraId="08D8FA14" w14:textId="1F3C18E7" w:rsidR="00F423EA" w:rsidRPr="002C1AE8" w:rsidRDefault="00F423EA" w:rsidP="00AB6419">
      <w:pPr>
        <w:spacing w:after="240"/>
        <w:jc w:val="both"/>
        <w:rPr>
          <w:rFonts w:ascii="Times New Roman" w:hAnsi="Times New Roman" w:cs="Times New Roman"/>
          <w:bCs/>
        </w:rPr>
      </w:pPr>
      <w:r w:rsidRPr="002C1AE8">
        <w:rPr>
          <w:rFonts w:ascii="Times New Roman" w:hAnsi="Times New Roman" w:cs="Times New Roman"/>
          <w:bCs/>
        </w:rPr>
        <w:t>Users agree that any violation of these Terms of Use will constitute an unlawful and unfair business practice, causing irreparable harm to Janapada for which monetary damages would be inadequate. Users consent to Janapada obtaining any injunctive or equitable relief deemed necessary or appropriate in such circumstances. These remedies are in addition to any other legal or equitable remedies available to Janapada. If Janapada takes legal action against users for violating these Terms of Use, Janapada is entitled to recover from users, and users agree to pay, all reasonable attorneys’ fees and costs of such action, in addition to any other relief that may be granted.</w:t>
      </w:r>
    </w:p>
    <w:p w14:paraId="7E77DFBE" w14:textId="77777777" w:rsidR="00CA2850" w:rsidRPr="002C1AE8" w:rsidRDefault="00CA2850" w:rsidP="00CA2850">
      <w:pPr>
        <w:spacing w:after="120"/>
        <w:jc w:val="both"/>
        <w:rPr>
          <w:rFonts w:ascii="Times New Roman" w:hAnsi="Times New Roman" w:cs="Times New Roman"/>
          <w:b/>
        </w:rPr>
      </w:pPr>
      <w:r w:rsidRPr="002C1AE8">
        <w:rPr>
          <w:rFonts w:ascii="Times New Roman" w:hAnsi="Times New Roman" w:cs="Times New Roman"/>
          <w:b/>
        </w:rPr>
        <w:t>Profanity Policy</w:t>
      </w:r>
    </w:p>
    <w:p w14:paraId="5C49BB5A" w14:textId="56CFC366" w:rsidR="00CA2850" w:rsidRPr="002C1AE8" w:rsidRDefault="00CA2850" w:rsidP="00CA2850">
      <w:pPr>
        <w:spacing w:after="240"/>
        <w:jc w:val="both"/>
        <w:rPr>
          <w:rFonts w:ascii="Times New Roman" w:hAnsi="Times New Roman" w:cs="Times New Roman"/>
          <w:b/>
        </w:rPr>
      </w:pPr>
      <w:r w:rsidRPr="002C1AE8">
        <w:rPr>
          <w:rFonts w:ascii="Times New Roman" w:hAnsi="Times New Roman" w:cs="Times New Roman"/>
          <w:bCs/>
        </w:rPr>
        <w:t>Janapada</w:t>
      </w:r>
      <w:r w:rsidRPr="002C1AE8">
        <w:rPr>
          <w:rFonts w:ascii="Times New Roman" w:hAnsi="Times New Roman" w:cs="Times New Roman"/>
          <w:b/>
        </w:rPr>
        <w:t xml:space="preserve"> </w:t>
      </w:r>
      <w:r w:rsidRPr="002C1AE8">
        <w:rPr>
          <w:rFonts w:ascii="Times New Roman" w:hAnsi="Times New Roman" w:cs="Times New Roman"/>
          <w:bCs/>
        </w:rPr>
        <w:t>prohibits the use of language that is racist, hateful, sexual or obscene in nature in a public area.</w:t>
      </w:r>
      <w:r w:rsidRPr="002C1AE8">
        <w:rPr>
          <w:rFonts w:ascii="Times New Roman" w:hAnsi="Times New Roman" w:cs="Times New Roman"/>
          <w:b/>
        </w:rPr>
        <w:t xml:space="preserve"> </w:t>
      </w:r>
      <w:r w:rsidRPr="002C1AE8">
        <w:rPr>
          <w:rFonts w:ascii="Times New Roman" w:hAnsi="Times New Roman" w:cs="Times New Roman"/>
          <w:bCs/>
        </w:rPr>
        <w:t>This policy extends to your Submissions, Postings and all other areas of the Application that another User may view. We allow Users to ‘blur’ out the bulk of the offending word with asterisks (i.e., s*** or f***).</w:t>
      </w:r>
      <w:ins w:id="5" w:author="Akhil Malathkar" w:date="2024-06-18T00:23:00Z">
        <w:r w:rsidR="00DC0F6C" w:rsidRPr="002C1AE8">
          <w:rPr>
            <w:rFonts w:ascii="Times New Roman" w:hAnsi="Times New Roman" w:cs="Times New Roman"/>
            <w:bCs/>
          </w:rPr>
          <w:t xml:space="preserve"> </w:t>
        </w:r>
      </w:ins>
      <w:r w:rsidRPr="002C1AE8">
        <w:rPr>
          <w:rFonts w:ascii="Times New Roman" w:hAnsi="Times New Roman" w:cs="Times New Roman"/>
          <w:bCs/>
        </w:rPr>
        <w:t>Please report any violations of this policy for review.</w:t>
      </w:r>
    </w:p>
    <w:p w14:paraId="54E05C5D" w14:textId="77777777" w:rsidR="002C1AE8" w:rsidRDefault="002C1AE8" w:rsidP="0079000B">
      <w:pPr>
        <w:spacing w:after="120"/>
        <w:jc w:val="both"/>
        <w:rPr>
          <w:rFonts w:ascii="Times New Roman" w:hAnsi="Times New Roman" w:cs="Times New Roman"/>
          <w:b/>
        </w:rPr>
      </w:pPr>
    </w:p>
    <w:p w14:paraId="2633654F" w14:textId="4B674C21" w:rsidR="0079000B" w:rsidRPr="002C1AE8" w:rsidRDefault="0079000B" w:rsidP="00034B7E">
      <w:pPr>
        <w:spacing w:after="120"/>
        <w:jc w:val="both"/>
        <w:rPr>
          <w:rFonts w:ascii="Times New Roman" w:hAnsi="Times New Roman" w:cs="Times New Roman"/>
          <w:b/>
        </w:rPr>
      </w:pPr>
      <w:r w:rsidRPr="002C1AE8">
        <w:rPr>
          <w:rFonts w:ascii="Times New Roman" w:hAnsi="Times New Roman" w:cs="Times New Roman"/>
          <w:b/>
        </w:rPr>
        <w:t>Modification of Terms and Conditions</w:t>
      </w:r>
    </w:p>
    <w:p w14:paraId="796CC420" w14:textId="7DE40F3D" w:rsidR="00CA2850" w:rsidRPr="002C1AE8" w:rsidRDefault="0079000B" w:rsidP="00F1742A">
      <w:pPr>
        <w:spacing w:after="120"/>
        <w:jc w:val="both"/>
        <w:rPr>
          <w:rFonts w:ascii="Times New Roman" w:hAnsi="Times New Roman" w:cs="Times New Roman"/>
          <w:b/>
        </w:rPr>
      </w:pPr>
      <w:r w:rsidRPr="002C1AE8">
        <w:rPr>
          <w:rFonts w:ascii="Times New Roman" w:hAnsi="Times New Roman" w:cs="Times New Roman"/>
          <w:bCs/>
        </w:rPr>
        <w:t>Janapada may at any time modify the terms and conditions contained on the application without any prior notification to the user. You can access the latest version of the Terms and Conditions at any given time. You should regularly review the Terms and Conditions. In the event the modified Terms and Conditions are not acceptable to the You, You are provided with the option of discontinue the usage of the application.</w:t>
      </w:r>
    </w:p>
    <w:p w14:paraId="76CFE5C2" w14:textId="514FB201" w:rsidR="00727039" w:rsidRPr="002C1AE8" w:rsidRDefault="00727039" w:rsidP="00034B7E">
      <w:pPr>
        <w:spacing w:after="120"/>
        <w:rPr>
          <w:rFonts w:ascii="Times New Roman" w:hAnsi="Times New Roman" w:cs="Times New Roman"/>
          <w:b/>
        </w:rPr>
      </w:pPr>
      <w:r w:rsidRPr="002C1AE8">
        <w:rPr>
          <w:rFonts w:ascii="Times New Roman" w:hAnsi="Times New Roman" w:cs="Times New Roman"/>
          <w:b/>
        </w:rPr>
        <w:t>Governing Law</w:t>
      </w:r>
    </w:p>
    <w:p w14:paraId="075C9C5E" w14:textId="7E4622BA" w:rsidR="00646B3E" w:rsidRPr="002C1AE8" w:rsidRDefault="00F423EA" w:rsidP="00646B3E">
      <w:pPr>
        <w:spacing w:after="240"/>
        <w:jc w:val="both"/>
        <w:rPr>
          <w:rFonts w:ascii="Times New Roman" w:hAnsi="Times New Roman" w:cs="Times New Roman"/>
          <w:bCs/>
        </w:rPr>
      </w:pPr>
      <w:r w:rsidRPr="002C1AE8">
        <w:rPr>
          <w:rFonts w:ascii="Times New Roman" w:hAnsi="Times New Roman" w:cs="Times New Roman"/>
          <w:bCs/>
        </w:rPr>
        <w:t>These Terms of Use shall be governed by and constructed in accordance with the laws of India without reference to conflict of laws</w:t>
      </w:r>
      <w:ins w:id="6" w:author="Admin" w:date="2024-06-18T13:26:00Z">
        <w:r w:rsidR="00852B33" w:rsidRPr="002C1AE8">
          <w:rPr>
            <w:rFonts w:ascii="Times New Roman" w:hAnsi="Times New Roman" w:cs="Times New Roman"/>
            <w:bCs/>
          </w:rPr>
          <w:t>,</w:t>
        </w:r>
      </w:ins>
      <w:r w:rsidRPr="002C1AE8">
        <w:rPr>
          <w:rFonts w:ascii="Times New Roman" w:hAnsi="Times New Roman" w:cs="Times New Roman"/>
          <w:bCs/>
        </w:rPr>
        <w:t xml:space="preserve"> principles and disputes arising in relation hereto shall be subject to the exclusive jurisdiction of courts, tribunals, fora, applicable authorities at Bangalor</w:t>
      </w:r>
      <w:r w:rsidR="00646B3E" w:rsidRPr="002C1AE8">
        <w:rPr>
          <w:rFonts w:ascii="Times New Roman" w:hAnsi="Times New Roman" w:cs="Times New Roman"/>
          <w:bCs/>
        </w:rPr>
        <w:t>e.</w:t>
      </w:r>
    </w:p>
    <w:p w14:paraId="1C675FC5" w14:textId="77777777" w:rsidR="00646B3E" w:rsidRPr="002C1AE8" w:rsidRDefault="00646B3E" w:rsidP="00646B3E">
      <w:pPr>
        <w:spacing w:after="120"/>
        <w:jc w:val="both"/>
        <w:rPr>
          <w:rFonts w:ascii="Times New Roman" w:hAnsi="Times New Roman" w:cs="Times New Roman"/>
          <w:bCs/>
        </w:rPr>
      </w:pPr>
      <w:r w:rsidRPr="002C1AE8">
        <w:rPr>
          <w:rFonts w:ascii="Times New Roman" w:hAnsi="Times New Roman" w:cs="Times New Roman"/>
          <w:b/>
        </w:rPr>
        <w:t>Waiver</w:t>
      </w:r>
      <w:r w:rsidRPr="002C1AE8">
        <w:rPr>
          <w:rFonts w:ascii="Times New Roman" w:hAnsi="Times New Roman" w:cs="Times New Roman"/>
          <w:bCs/>
        </w:rPr>
        <w:t xml:space="preserve"> </w:t>
      </w:r>
    </w:p>
    <w:p w14:paraId="64D0C4FE" w14:textId="77777777" w:rsidR="00646B3E" w:rsidRPr="002C1AE8" w:rsidRDefault="00646B3E" w:rsidP="00646B3E">
      <w:pPr>
        <w:spacing w:before="120" w:after="240"/>
        <w:jc w:val="both"/>
        <w:rPr>
          <w:rFonts w:ascii="Times New Roman" w:hAnsi="Times New Roman" w:cs="Times New Roman"/>
          <w:bCs/>
        </w:rPr>
      </w:pPr>
      <w:r w:rsidRPr="002C1AE8">
        <w:rPr>
          <w:rFonts w:ascii="Times New Roman" w:hAnsi="Times New Roman" w:cs="Times New Roman"/>
          <w:bCs/>
        </w:rPr>
        <w:t>If you breach these conditions and we take no action, we will still be entitled to use our rights and remedies in any other situation where you breach these conditions.</w:t>
      </w:r>
    </w:p>
    <w:p w14:paraId="16484060" w14:textId="17BAE4A3" w:rsidR="00727039" w:rsidRPr="002C1AE8" w:rsidRDefault="00727039" w:rsidP="00034B7E">
      <w:pPr>
        <w:spacing w:after="120"/>
        <w:jc w:val="both"/>
        <w:rPr>
          <w:rFonts w:ascii="Times New Roman" w:hAnsi="Times New Roman" w:cs="Times New Roman"/>
          <w:bCs/>
        </w:rPr>
      </w:pPr>
      <w:r w:rsidRPr="002C1AE8">
        <w:rPr>
          <w:rFonts w:ascii="Times New Roman" w:hAnsi="Times New Roman" w:cs="Times New Roman"/>
          <w:b/>
        </w:rPr>
        <w:t>Grievance officer</w:t>
      </w:r>
    </w:p>
    <w:p w14:paraId="46ADC560" w14:textId="77777777" w:rsidR="00646B3E" w:rsidRPr="002C1AE8" w:rsidRDefault="00646B3E" w:rsidP="00646B3E">
      <w:pPr>
        <w:rPr>
          <w:rFonts w:ascii="Times New Roman" w:hAnsi="Times New Roman" w:cs="Times New Roman"/>
          <w:bCs/>
        </w:rPr>
      </w:pPr>
      <w:r w:rsidRPr="002C1AE8">
        <w:rPr>
          <w:rFonts w:ascii="Times New Roman" w:hAnsi="Times New Roman" w:cs="Times New Roman"/>
          <w:bCs/>
        </w:rPr>
        <w:t>In accordance with Information Technology Act 2000 and rules made there under, the name and contact details of the Grievance Officer are provided below:</w:t>
      </w:r>
    </w:p>
    <w:p w14:paraId="48C874E9" w14:textId="63AF271D" w:rsidR="00646B3E" w:rsidRPr="002C1AE8" w:rsidRDefault="00646B3E" w:rsidP="00646B3E">
      <w:pPr>
        <w:rPr>
          <w:rFonts w:ascii="Times New Roman" w:hAnsi="Times New Roman" w:cs="Times New Roman"/>
          <w:bCs/>
        </w:rPr>
      </w:pPr>
      <w:r w:rsidRPr="002C1AE8">
        <w:rPr>
          <w:rFonts w:ascii="Times New Roman" w:hAnsi="Times New Roman" w:cs="Times New Roman"/>
          <w:bCs/>
        </w:rPr>
        <w:t xml:space="preserve">Name: </w:t>
      </w:r>
      <w:r w:rsidR="00852B33" w:rsidRPr="002C1AE8">
        <w:rPr>
          <w:rFonts w:ascii="Times New Roman" w:hAnsi="Times New Roman" w:cs="Times New Roman"/>
          <w:bCs/>
        </w:rPr>
        <w:t>Aragonda Harshavardhan</w:t>
      </w:r>
    </w:p>
    <w:p w14:paraId="78D0B7D8" w14:textId="3BEFA878" w:rsidR="00646B3E" w:rsidRPr="002C1AE8" w:rsidRDefault="00646B3E" w:rsidP="00646B3E">
      <w:pPr>
        <w:rPr>
          <w:rFonts w:ascii="Times New Roman" w:hAnsi="Times New Roman" w:cs="Times New Roman"/>
          <w:bCs/>
        </w:rPr>
      </w:pPr>
      <w:r w:rsidRPr="002C1AE8">
        <w:rPr>
          <w:rFonts w:ascii="Times New Roman" w:hAnsi="Times New Roman" w:cs="Times New Roman"/>
          <w:bCs/>
        </w:rPr>
        <w:t>Designation:</w:t>
      </w:r>
      <w:r w:rsidR="00852B33" w:rsidRPr="002C1AE8">
        <w:rPr>
          <w:rFonts w:ascii="Times New Roman" w:hAnsi="Times New Roman" w:cs="Times New Roman"/>
          <w:bCs/>
        </w:rPr>
        <w:t xml:space="preserve"> Manager – Business Operations</w:t>
      </w:r>
    </w:p>
    <w:p w14:paraId="21430348" w14:textId="3E08BCC5" w:rsidR="00646B3E" w:rsidRPr="002C1AE8" w:rsidRDefault="00646B3E" w:rsidP="00646B3E">
      <w:pPr>
        <w:rPr>
          <w:rFonts w:ascii="Times New Roman" w:hAnsi="Times New Roman" w:cs="Times New Roman"/>
          <w:bCs/>
        </w:rPr>
      </w:pPr>
      <w:r w:rsidRPr="002C1AE8">
        <w:rPr>
          <w:rFonts w:ascii="Times New Roman" w:hAnsi="Times New Roman" w:cs="Times New Roman"/>
          <w:bCs/>
        </w:rPr>
        <w:t xml:space="preserve">Address: </w:t>
      </w:r>
      <w:r w:rsidR="00B53B1B">
        <w:rPr>
          <w:rFonts w:ascii="Times New Roman" w:hAnsi="Times New Roman" w:cs="Times New Roman"/>
          <w:bCs/>
        </w:rPr>
        <w:t xml:space="preserve">INDAC KNOWLEDGE HUB PVT. LTD. </w:t>
      </w:r>
      <w:r w:rsidR="00852B33" w:rsidRPr="002C1AE8">
        <w:rPr>
          <w:rFonts w:ascii="Times New Roman" w:hAnsi="Times New Roman" w:cs="Times New Roman"/>
          <w:bCs/>
        </w:rPr>
        <w:t xml:space="preserve">203, Ickon Gardenia, 10/1B, Graphite India Road, </w:t>
      </w:r>
      <w:r w:rsidR="00A427D4" w:rsidRPr="002C1AE8">
        <w:rPr>
          <w:rFonts w:ascii="Times New Roman" w:hAnsi="Times New Roman" w:cs="Times New Roman"/>
          <w:bCs/>
        </w:rPr>
        <w:t>Bangalore 560048</w:t>
      </w:r>
    </w:p>
    <w:p w14:paraId="162A0B46" w14:textId="5F26BCE4" w:rsidR="00646B3E" w:rsidRPr="002C1AE8" w:rsidRDefault="00646B3E" w:rsidP="00646B3E">
      <w:pPr>
        <w:rPr>
          <w:rFonts w:ascii="Times New Roman" w:hAnsi="Times New Roman" w:cs="Times New Roman"/>
          <w:bCs/>
        </w:rPr>
      </w:pPr>
      <w:r w:rsidRPr="002C1AE8">
        <w:rPr>
          <w:rFonts w:ascii="Times New Roman" w:hAnsi="Times New Roman" w:cs="Times New Roman"/>
          <w:bCs/>
        </w:rPr>
        <w:t xml:space="preserve">Email: </w:t>
      </w:r>
      <w:hyperlink r:id="rId7" w:history="1">
        <w:r w:rsidR="00A427D4" w:rsidRPr="002C1AE8">
          <w:rPr>
            <w:rStyle w:val="Hyperlink"/>
            <w:rFonts w:ascii="Times New Roman" w:hAnsi="Times New Roman" w:cs="Times New Roman"/>
            <w:bCs/>
          </w:rPr>
          <w:t>admin@indactech.com</w:t>
        </w:r>
      </w:hyperlink>
    </w:p>
    <w:p w14:paraId="1168D66C" w14:textId="48D6E28B" w:rsidR="00727039" w:rsidRDefault="00646B3E" w:rsidP="00646B3E">
      <w:pPr>
        <w:rPr>
          <w:rFonts w:ascii="Times New Roman" w:hAnsi="Times New Roman" w:cs="Times New Roman"/>
          <w:bCs/>
        </w:rPr>
      </w:pPr>
      <w:r w:rsidRPr="002C1AE8">
        <w:rPr>
          <w:rFonts w:ascii="Times New Roman" w:hAnsi="Times New Roman" w:cs="Times New Roman"/>
          <w:bCs/>
        </w:rPr>
        <w:t xml:space="preserve">Time: </w:t>
      </w:r>
      <w:r w:rsidR="00B53B1B">
        <w:rPr>
          <w:rFonts w:ascii="Times New Roman" w:hAnsi="Times New Roman" w:cs="Times New Roman"/>
          <w:bCs/>
        </w:rPr>
        <w:t>10 AM to 5 PM</w:t>
      </w:r>
    </w:p>
    <w:p w14:paraId="703EA961" w14:textId="77777777" w:rsidR="00B53B1B" w:rsidRDefault="00B53B1B" w:rsidP="00646B3E">
      <w:pPr>
        <w:rPr>
          <w:rFonts w:ascii="Times New Roman" w:hAnsi="Times New Roman" w:cs="Times New Roman"/>
          <w:bCs/>
        </w:rPr>
      </w:pPr>
    </w:p>
    <w:p w14:paraId="2EF4E9F2" w14:textId="77777777" w:rsidR="00B53B1B" w:rsidRDefault="00B53B1B" w:rsidP="00646B3E">
      <w:pPr>
        <w:rPr>
          <w:rFonts w:ascii="Times New Roman" w:hAnsi="Times New Roman" w:cs="Times New Roman"/>
          <w:bCs/>
        </w:rPr>
      </w:pPr>
    </w:p>
    <w:p w14:paraId="04BFBE90" w14:textId="77777777" w:rsidR="00B53B1B" w:rsidRDefault="00B53B1B" w:rsidP="00646B3E">
      <w:pPr>
        <w:rPr>
          <w:rFonts w:ascii="Times New Roman" w:hAnsi="Times New Roman" w:cs="Times New Roman"/>
          <w:bCs/>
        </w:rPr>
      </w:pPr>
    </w:p>
    <w:p w14:paraId="4AFE3F07" w14:textId="77777777" w:rsidR="00B53B1B" w:rsidRDefault="00B53B1B" w:rsidP="00646B3E">
      <w:pPr>
        <w:rPr>
          <w:rFonts w:ascii="Times New Roman" w:hAnsi="Times New Roman" w:cs="Times New Roman"/>
          <w:bCs/>
        </w:rPr>
      </w:pPr>
    </w:p>
    <w:p w14:paraId="16C4C989" w14:textId="77777777" w:rsidR="00B53B1B" w:rsidRDefault="00B53B1B" w:rsidP="00646B3E">
      <w:pPr>
        <w:rPr>
          <w:rFonts w:ascii="Times New Roman" w:hAnsi="Times New Roman" w:cs="Times New Roman"/>
          <w:bCs/>
        </w:rPr>
      </w:pPr>
    </w:p>
    <w:p w14:paraId="76BDD31F" w14:textId="77777777" w:rsidR="00B53B1B" w:rsidRDefault="00B53B1B" w:rsidP="00646B3E">
      <w:pPr>
        <w:rPr>
          <w:rFonts w:ascii="Times New Roman" w:hAnsi="Times New Roman" w:cs="Times New Roman"/>
          <w:bCs/>
        </w:rPr>
      </w:pPr>
    </w:p>
    <w:p w14:paraId="6B594A4A" w14:textId="77777777" w:rsidR="00B53B1B" w:rsidRDefault="00B53B1B" w:rsidP="00646B3E">
      <w:pPr>
        <w:rPr>
          <w:rFonts w:ascii="Times New Roman" w:hAnsi="Times New Roman" w:cs="Times New Roman"/>
          <w:bCs/>
        </w:rPr>
      </w:pPr>
    </w:p>
    <w:p w14:paraId="5B83E6A7" w14:textId="77777777" w:rsidR="00B53B1B" w:rsidRDefault="00B53B1B" w:rsidP="00646B3E">
      <w:pPr>
        <w:rPr>
          <w:rFonts w:ascii="Times New Roman" w:hAnsi="Times New Roman" w:cs="Times New Roman"/>
          <w:bCs/>
        </w:rPr>
      </w:pPr>
    </w:p>
    <w:p w14:paraId="16744605" w14:textId="77777777" w:rsidR="00B53B1B" w:rsidRDefault="00B53B1B" w:rsidP="00646B3E">
      <w:pPr>
        <w:rPr>
          <w:rFonts w:ascii="Times New Roman" w:hAnsi="Times New Roman" w:cs="Times New Roman"/>
          <w:bCs/>
        </w:rPr>
      </w:pPr>
    </w:p>
    <w:p w14:paraId="05AED89B" w14:textId="77777777" w:rsidR="00B53B1B" w:rsidRDefault="00B53B1B" w:rsidP="00646B3E">
      <w:pPr>
        <w:rPr>
          <w:rFonts w:ascii="Times New Roman" w:hAnsi="Times New Roman" w:cs="Times New Roman"/>
          <w:bCs/>
        </w:rPr>
      </w:pPr>
    </w:p>
    <w:p w14:paraId="1FB85AEC" w14:textId="77777777" w:rsidR="00B53B1B" w:rsidRPr="002C1AE8" w:rsidRDefault="00B53B1B" w:rsidP="00646B3E">
      <w:pPr>
        <w:rPr>
          <w:rFonts w:ascii="Times New Roman" w:hAnsi="Times New Roman" w:cs="Times New Roman"/>
          <w:bCs/>
        </w:rPr>
      </w:pPr>
    </w:p>
    <w:p w14:paraId="4452EBA3" w14:textId="77777777" w:rsidR="00445CF8" w:rsidRPr="002C1AE8" w:rsidRDefault="00445CF8">
      <w:pPr>
        <w:rPr>
          <w:rFonts w:ascii="Times New Roman" w:hAnsi="Times New Roman" w:cs="Times New Roman"/>
          <w:b/>
          <w:bCs/>
          <w:sz w:val="32"/>
          <w:szCs w:val="32"/>
        </w:rPr>
      </w:pPr>
    </w:p>
    <w:p w14:paraId="34079E60" w14:textId="584FE0FD" w:rsidR="00445CF8" w:rsidRPr="002C1AE8" w:rsidRDefault="004631C7" w:rsidP="004631C7">
      <w:pPr>
        <w:spacing w:after="240"/>
        <w:rPr>
          <w:rFonts w:ascii="Times New Roman" w:hAnsi="Times New Roman" w:cs="Times New Roman"/>
          <w:b/>
          <w:bCs/>
          <w:sz w:val="32"/>
          <w:szCs w:val="32"/>
        </w:rPr>
      </w:pPr>
      <w:r w:rsidRPr="002C1AE8">
        <w:rPr>
          <w:rFonts w:ascii="Times New Roman" w:hAnsi="Times New Roman" w:cs="Times New Roman"/>
          <w:b/>
          <w:bCs/>
          <w:sz w:val="32"/>
          <w:szCs w:val="32"/>
        </w:rPr>
        <w:t>Cancellation, Return and Refunds</w:t>
      </w:r>
    </w:p>
    <w:p w14:paraId="21BC8E01" w14:textId="4A0749C9" w:rsidR="004631C7" w:rsidRPr="002C1AE8" w:rsidRDefault="004631C7">
      <w:pPr>
        <w:rPr>
          <w:rFonts w:ascii="Times New Roman" w:hAnsi="Times New Roman" w:cs="Times New Roman"/>
          <w:b/>
          <w:bCs/>
          <w:sz w:val="28"/>
          <w:szCs w:val="28"/>
        </w:rPr>
      </w:pPr>
      <w:r w:rsidRPr="002C1AE8">
        <w:rPr>
          <w:rFonts w:ascii="Times New Roman" w:hAnsi="Times New Roman" w:cs="Times New Roman"/>
          <w:b/>
          <w:bCs/>
          <w:sz w:val="28"/>
          <w:szCs w:val="28"/>
        </w:rPr>
        <w:t xml:space="preserve">Cancellation </w:t>
      </w:r>
    </w:p>
    <w:p w14:paraId="1E963B84" w14:textId="246571EE" w:rsidR="0031204F" w:rsidRPr="002C1AE8" w:rsidRDefault="0031204F">
      <w:pPr>
        <w:rPr>
          <w:rFonts w:ascii="Times New Roman" w:hAnsi="Times New Roman" w:cs="Times New Roman"/>
          <w:bCs/>
        </w:rPr>
      </w:pPr>
      <w:r w:rsidRPr="002C1AE8">
        <w:rPr>
          <w:rFonts w:ascii="Times New Roman" w:hAnsi="Times New Roman" w:cs="Times New Roman"/>
          <w:bCs/>
        </w:rPr>
        <w:t xml:space="preserve">There are no cancellations applicable under Janapada since we are only a connection platform and we do not manage the transactions entered into between the Subscribers or others on the platform of Janapada. </w:t>
      </w:r>
    </w:p>
    <w:p w14:paraId="1C94FBBA" w14:textId="77777777" w:rsidR="0031204F" w:rsidRPr="002C1AE8" w:rsidRDefault="0031204F">
      <w:pPr>
        <w:rPr>
          <w:rFonts w:ascii="Times New Roman" w:hAnsi="Times New Roman" w:cs="Times New Roman"/>
          <w:bCs/>
          <w:highlight w:val="yellow"/>
        </w:rPr>
      </w:pPr>
    </w:p>
    <w:p w14:paraId="08F0F8EC" w14:textId="0DF0E864" w:rsidR="004631C7" w:rsidRPr="002C1AE8" w:rsidRDefault="004631C7" w:rsidP="00240741">
      <w:pPr>
        <w:rPr>
          <w:rFonts w:ascii="Times New Roman" w:hAnsi="Times New Roman" w:cs="Times New Roman"/>
          <w:b/>
          <w:sz w:val="28"/>
          <w:szCs w:val="28"/>
        </w:rPr>
      </w:pPr>
      <w:r w:rsidRPr="002C1AE8">
        <w:rPr>
          <w:rFonts w:ascii="Times New Roman" w:hAnsi="Times New Roman" w:cs="Times New Roman"/>
          <w:b/>
          <w:sz w:val="28"/>
          <w:szCs w:val="28"/>
        </w:rPr>
        <w:t xml:space="preserve">Return </w:t>
      </w:r>
    </w:p>
    <w:p w14:paraId="1050A5D4" w14:textId="1D49168C" w:rsidR="004631C7" w:rsidRPr="002C1AE8" w:rsidRDefault="00F341FA" w:rsidP="004631C7">
      <w:pPr>
        <w:jc w:val="both"/>
        <w:rPr>
          <w:rFonts w:ascii="Times New Roman" w:hAnsi="Times New Roman" w:cs="Times New Roman"/>
          <w:bCs/>
        </w:rPr>
      </w:pPr>
      <w:r w:rsidRPr="002C1AE8">
        <w:rPr>
          <w:rFonts w:ascii="Times New Roman" w:hAnsi="Times New Roman" w:cs="Times New Roman"/>
          <w:bCs/>
        </w:rPr>
        <w:t xml:space="preserve">As mentioned in the Cancellation header above, Janapada does not manage the transactions made between Subscribers / Users of Janapada, there is no return policy since it is not applicable. </w:t>
      </w:r>
    </w:p>
    <w:p w14:paraId="3D634462" w14:textId="6E34728D" w:rsidR="00B53B1B" w:rsidRPr="002C1AE8" w:rsidRDefault="00B53B1B" w:rsidP="004631C7">
      <w:pPr>
        <w:jc w:val="both"/>
        <w:rPr>
          <w:rFonts w:ascii="Times New Roman" w:hAnsi="Times New Roman" w:cs="Times New Roman"/>
          <w:b/>
        </w:rPr>
      </w:pPr>
    </w:p>
    <w:p w14:paraId="0B5334C1" w14:textId="20C59EE3" w:rsidR="004631C7" w:rsidRPr="002C1AE8" w:rsidRDefault="004631C7" w:rsidP="004631C7">
      <w:pPr>
        <w:jc w:val="both"/>
        <w:rPr>
          <w:rFonts w:ascii="Times New Roman" w:hAnsi="Times New Roman" w:cs="Times New Roman"/>
          <w:b/>
          <w:sz w:val="28"/>
          <w:szCs w:val="28"/>
        </w:rPr>
      </w:pPr>
      <w:r w:rsidRPr="002C1AE8">
        <w:rPr>
          <w:rFonts w:ascii="Times New Roman" w:hAnsi="Times New Roman" w:cs="Times New Roman"/>
          <w:b/>
          <w:sz w:val="28"/>
          <w:szCs w:val="28"/>
        </w:rPr>
        <w:t>Refund</w:t>
      </w:r>
    </w:p>
    <w:p w14:paraId="1BDC82B8" w14:textId="59BDD477" w:rsidR="00F341FA" w:rsidRPr="002C1AE8" w:rsidRDefault="00F341FA" w:rsidP="00F341FA">
      <w:pPr>
        <w:spacing w:after="120"/>
        <w:jc w:val="both"/>
        <w:rPr>
          <w:rFonts w:ascii="Times New Roman" w:hAnsi="Times New Roman" w:cs="Times New Roman"/>
          <w:bCs/>
        </w:rPr>
      </w:pPr>
      <w:r w:rsidRPr="002C1AE8">
        <w:rPr>
          <w:rFonts w:ascii="Times New Roman" w:hAnsi="Times New Roman" w:cs="Times New Roman"/>
          <w:bCs/>
        </w:rPr>
        <w:t xml:space="preserve">Janapada does not process any refunds whatsoever since Janapada is a </w:t>
      </w:r>
      <w:r w:rsidR="00B53B1B" w:rsidRPr="002C1AE8">
        <w:rPr>
          <w:rFonts w:ascii="Times New Roman" w:hAnsi="Times New Roman" w:cs="Times New Roman"/>
          <w:bCs/>
        </w:rPr>
        <w:t>subscription</w:t>
      </w:r>
      <w:r w:rsidRPr="002C1AE8">
        <w:rPr>
          <w:rFonts w:ascii="Times New Roman" w:hAnsi="Times New Roman" w:cs="Times New Roman"/>
          <w:bCs/>
        </w:rPr>
        <w:t xml:space="preserve"> model and the Users are eligible to use the platform for the period to which they have subscribed. </w:t>
      </w:r>
    </w:p>
    <w:p w14:paraId="5E672825" w14:textId="77777777" w:rsidR="00030678" w:rsidRPr="002C1AE8" w:rsidRDefault="00030678">
      <w:pPr>
        <w:rPr>
          <w:rFonts w:ascii="Times New Roman" w:hAnsi="Times New Roman" w:cs="Times New Roman"/>
          <w:b/>
          <w:bCs/>
          <w:sz w:val="32"/>
          <w:szCs w:val="32"/>
        </w:rPr>
      </w:pPr>
    </w:p>
    <w:p w14:paraId="6EDE88FE" w14:textId="470421AE" w:rsidR="00030678" w:rsidRPr="002C1AE8" w:rsidRDefault="00030678">
      <w:pPr>
        <w:rPr>
          <w:rFonts w:ascii="Times New Roman" w:hAnsi="Times New Roman" w:cs="Times New Roman"/>
          <w:b/>
          <w:bCs/>
          <w:sz w:val="32"/>
          <w:szCs w:val="32"/>
        </w:rPr>
      </w:pPr>
      <w:r w:rsidRPr="002C1AE8">
        <w:rPr>
          <w:rFonts w:ascii="Times New Roman" w:hAnsi="Times New Roman" w:cs="Times New Roman"/>
          <w:b/>
          <w:bCs/>
          <w:sz w:val="32"/>
          <w:szCs w:val="32"/>
        </w:rPr>
        <w:t>Shipping and Delivery Policy</w:t>
      </w:r>
    </w:p>
    <w:p w14:paraId="44A80A13" w14:textId="0BC8969A" w:rsidR="00030678" w:rsidRPr="002C1AE8" w:rsidRDefault="00A427D4">
      <w:pPr>
        <w:rPr>
          <w:rFonts w:ascii="Times New Roman" w:hAnsi="Times New Roman" w:cs="Times New Roman"/>
          <w:b/>
          <w:bCs/>
          <w:sz w:val="32"/>
          <w:szCs w:val="32"/>
        </w:rPr>
      </w:pPr>
      <w:r w:rsidRPr="002C1AE8">
        <w:rPr>
          <w:rFonts w:ascii="Times New Roman" w:hAnsi="Times New Roman" w:cs="Times New Roman"/>
          <w:b/>
          <w:bCs/>
          <w:sz w:val="32"/>
          <w:szCs w:val="32"/>
        </w:rPr>
        <w:t>NA</w:t>
      </w:r>
    </w:p>
    <w:p w14:paraId="2C2FB050" w14:textId="77777777" w:rsidR="00F1742A" w:rsidRPr="002C1AE8" w:rsidRDefault="00F1742A">
      <w:pPr>
        <w:rPr>
          <w:rFonts w:ascii="Times New Roman" w:hAnsi="Times New Roman" w:cs="Times New Roman"/>
          <w:b/>
          <w:bCs/>
          <w:sz w:val="32"/>
          <w:szCs w:val="32"/>
        </w:rPr>
      </w:pPr>
    </w:p>
    <w:p w14:paraId="00000024" w14:textId="03CD393F" w:rsidR="00F2770C" w:rsidRPr="002C1AE8" w:rsidRDefault="00CF51B7" w:rsidP="008B2679">
      <w:pPr>
        <w:spacing w:after="240"/>
        <w:rPr>
          <w:rFonts w:ascii="Times New Roman" w:hAnsi="Times New Roman" w:cs="Times New Roman"/>
          <w:b/>
          <w:bCs/>
          <w:sz w:val="32"/>
          <w:szCs w:val="32"/>
        </w:rPr>
      </w:pPr>
      <w:r w:rsidRPr="002C1AE8">
        <w:rPr>
          <w:rFonts w:ascii="Times New Roman" w:hAnsi="Times New Roman" w:cs="Times New Roman"/>
          <w:b/>
          <w:bCs/>
          <w:sz w:val="32"/>
          <w:szCs w:val="32"/>
        </w:rPr>
        <w:t>Privacy Policy for Janapada:</w:t>
      </w:r>
    </w:p>
    <w:p w14:paraId="40D02B73" w14:textId="50A5990A" w:rsidR="00276481" w:rsidRPr="002C1AE8" w:rsidRDefault="00276481" w:rsidP="008B2679">
      <w:pPr>
        <w:spacing w:after="160"/>
        <w:jc w:val="both"/>
        <w:rPr>
          <w:rFonts w:ascii="Times New Roman" w:hAnsi="Times New Roman" w:cs="Times New Roman"/>
          <w:bCs/>
        </w:rPr>
      </w:pPr>
      <w:r w:rsidRPr="002C1AE8">
        <w:rPr>
          <w:rFonts w:ascii="Times New Roman" w:hAnsi="Times New Roman" w:cs="Times New Roman"/>
          <w:bCs/>
        </w:rPr>
        <w:t xml:space="preserve">We value your trust and understand the importance of secure transactions and privacy. This Privacy Policy explains how Janapada and its affiliates (collectively referred to as “Janapada,” “we,” “our,” or “us”) collect, use, share, or otherwise process your personal data through its mobile application. </w:t>
      </w:r>
    </w:p>
    <w:p w14:paraId="53D57503" w14:textId="2B37EC1A" w:rsidR="0025121E" w:rsidRPr="002C1AE8" w:rsidRDefault="00276481" w:rsidP="00931360">
      <w:pPr>
        <w:spacing w:after="240"/>
        <w:jc w:val="both"/>
        <w:rPr>
          <w:rFonts w:ascii="Times New Roman" w:hAnsi="Times New Roman" w:cs="Times New Roman"/>
          <w:bCs/>
        </w:rPr>
      </w:pPr>
      <w:r w:rsidRPr="002C1AE8">
        <w:rPr>
          <w:rFonts w:ascii="Times New Roman" w:hAnsi="Times New Roman" w:cs="Times New Roman"/>
          <w:bCs/>
        </w:rPr>
        <w:t>You can browse certain sections of the Platform without sharing any information. However, please note that we do not offer any products or services outside of India, and your personal data will primarily be stored and processed in India. By visiting this Platform, providing your information, or using our products/services, you expressly agree to the terms of this Privacy Policy, the Terms of Use, and the applicable service/product terms and conditions, and you agree to be governed by the laws of India, including those related to data protection and privacy. If you do not agree, please do not use or access our Platform.</w:t>
      </w:r>
      <w:r w:rsidR="00931360" w:rsidRPr="002C1AE8">
        <w:rPr>
          <w:rFonts w:ascii="Times New Roman" w:hAnsi="Times New Roman" w:cs="Times New Roman"/>
          <w:bCs/>
        </w:rPr>
        <w:tab/>
      </w:r>
    </w:p>
    <w:p w14:paraId="1D7AB2CF" w14:textId="0922D75E" w:rsidR="0025121E" w:rsidRPr="002C1AE8" w:rsidRDefault="0025121E" w:rsidP="00034B7E">
      <w:pPr>
        <w:spacing w:after="120"/>
        <w:jc w:val="both"/>
        <w:rPr>
          <w:rFonts w:ascii="Times New Roman" w:hAnsi="Times New Roman" w:cs="Times New Roman"/>
          <w:b/>
        </w:rPr>
      </w:pPr>
      <w:r w:rsidRPr="002C1AE8">
        <w:rPr>
          <w:rFonts w:ascii="Times New Roman" w:hAnsi="Times New Roman" w:cs="Times New Roman"/>
          <w:b/>
        </w:rPr>
        <w:t xml:space="preserve">Information Collection </w:t>
      </w:r>
    </w:p>
    <w:p w14:paraId="64F6B713" w14:textId="1B6978F7" w:rsidR="00CF038E" w:rsidRPr="002C1AE8" w:rsidRDefault="00E82ABB" w:rsidP="00931360">
      <w:pPr>
        <w:spacing w:after="120"/>
        <w:jc w:val="both"/>
        <w:rPr>
          <w:rFonts w:ascii="Times New Roman" w:hAnsi="Times New Roman" w:cs="Times New Roman"/>
          <w:bCs/>
        </w:rPr>
      </w:pPr>
      <w:r w:rsidRPr="002C1AE8">
        <w:rPr>
          <w:rFonts w:ascii="Times New Roman" w:hAnsi="Times New Roman" w:cs="Times New Roman"/>
          <w:bCs/>
        </w:rPr>
        <w:t xml:space="preserve">As part of our registration process and in order to provide services to you, we may collect personally identifiable information and sensitive personal data. This includes your first and last name, email address, mobile phone number, contact details, demographic profile (such as age, gender, occupation, address, etc.), and other information that can identify you. </w:t>
      </w:r>
    </w:p>
    <w:p w14:paraId="06520E51" w14:textId="5AB63C7D" w:rsidR="00276481" w:rsidRPr="002C1AE8" w:rsidRDefault="00E82ABB" w:rsidP="00931360">
      <w:pPr>
        <w:spacing w:after="120"/>
        <w:jc w:val="both"/>
        <w:rPr>
          <w:rFonts w:ascii="Times New Roman" w:hAnsi="Times New Roman" w:cs="Times New Roman"/>
          <w:bCs/>
        </w:rPr>
      </w:pPr>
      <w:r w:rsidRPr="002C1AE8">
        <w:rPr>
          <w:rFonts w:ascii="Times New Roman" w:hAnsi="Times New Roman" w:cs="Times New Roman"/>
          <w:bCs/>
        </w:rPr>
        <w:t xml:space="preserve">We also gather financial information (including payment instrument details, transactions, transaction history, payment preferences, spending patterns, and similar data), </w:t>
      </w:r>
      <w:r w:rsidR="00CF038E" w:rsidRPr="002C1AE8">
        <w:rPr>
          <w:rFonts w:ascii="Times New Roman" w:hAnsi="Times New Roman" w:cs="Times New Roman"/>
          <w:bCs/>
        </w:rPr>
        <w:t>track your buying behavior, preferences, information about the pages you visit on our platform, the links you click on, the number of times you access a page, and other information that you choose to provide on our Platform. We use this information to do internal research on our users' demographics, interests, and behavior to better understand, protect and serve our users.</w:t>
      </w:r>
      <w:r w:rsidRPr="002C1AE8">
        <w:rPr>
          <w:rFonts w:ascii="Times New Roman" w:hAnsi="Times New Roman" w:cs="Times New Roman"/>
          <w:bCs/>
        </w:rPr>
        <w:t xml:space="preserve"> This data will be collected either directly from you or as you navigate through the platform.</w:t>
      </w:r>
    </w:p>
    <w:p w14:paraId="1978FF20" w14:textId="74365A1D" w:rsidR="00445CF8" w:rsidRPr="002C1AE8" w:rsidRDefault="00445CF8" w:rsidP="00931360">
      <w:pPr>
        <w:spacing w:after="240"/>
        <w:jc w:val="both"/>
        <w:rPr>
          <w:rFonts w:ascii="Times New Roman" w:hAnsi="Times New Roman" w:cs="Times New Roman"/>
          <w:bCs/>
        </w:rPr>
      </w:pPr>
      <w:r w:rsidRPr="002C1AE8">
        <w:rPr>
          <w:rFonts w:ascii="Times New Roman" w:hAnsi="Times New Roman" w:cs="Times New Roman"/>
          <w:bCs/>
        </w:rPr>
        <w:t>We may obtain information about you from other sources, such as updated delivery and address details from our carriers. This information helps us correct our records and facilitate your next purchase. Click here for more examples of the information we receive.</w:t>
      </w:r>
    </w:p>
    <w:p w14:paraId="56CA9756" w14:textId="6BBF003C" w:rsidR="00276481" w:rsidRPr="002C1AE8" w:rsidRDefault="00E82ABB" w:rsidP="00034B7E">
      <w:pPr>
        <w:spacing w:after="120"/>
        <w:rPr>
          <w:rFonts w:ascii="Times New Roman" w:hAnsi="Times New Roman" w:cs="Times New Roman"/>
          <w:b/>
        </w:rPr>
      </w:pPr>
      <w:r w:rsidRPr="002C1AE8">
        <w:rPr>
          <w:rFonts w:ascii="Times New Roman" w:hAnsi="Times New Roman" w:cs="Times New Roman"/>
          <w:b/>
        </w:rPr>
        <w:t xml:space="preserve">Use of information collected </w:t>
      </w:r>
    </w:p>
    <w:p w14:paraId="3EC30D2E" w14:textId="77777777" w:rsidR="00947D29" w:rsidRPr="002C1AE8" w:rsidRDefault="00947D29" w:rsidP="00AF143E">
      <w:pPr>
        <w:rPr>
          <w:rFonts w:ascii="Times New Roman" w:hAnsi="Times New Roman" w:cs="Times New Roman"/>
          <w:bCs/>
        </w:rPr>
      </w:pPr>
      <w:r w:rsidRPr="002C1AE8">
        <w:rPr>
          <w:rFonts w:ascii="Times New Roman" w:hAnsi="Times New Roman" w:cs="Times New Roman"/>
          <w:bCs/>
        </w:rPr>
        <w:t>We use your personal information for the following purposes-</w:t>
      </w:r>
    </w:p>
    <w:p w14:paraId="12BEF959" w14:textId="77777777" w:rsidR="00947D29" w:rsidRPr="002C1AE8" w:rsidRDefault="00947D29" w:rsidP="00AF143E">
      <w:pPr>
        <w:pStyle w:val="ListParagraph"/>
        <w:numPr>
          <w:ilvl w:val="0"/>
          <w:numId w:val="1"/>
        </w:numPr>
        <w:rPr>
          <w:rFonts w:ascii="Times New Roman" w:hAnsi="Times New Roman" w:cs="Times New Roman"/>
          <w:bCs/>
        </w:rPr>
      </w:pPr>
      <w:r w:rsidRPr="002C1AE8">
        <w:rPr>
          <w:rFonts w:ascii="Times New Roman" w:hAnsi="Times New Roman" w:cs="Times New Roman"/>
          <w:bCs/>
        </w:rPr>
        <w:t xml:space="preserve">Purchase and delivery of products and services </w:t>
      </w:r>
    </w:p>
    <w:p w14:paraId="008A9643" w14:textId="37D4A481" w:rsidR="00947D29" w:rsidRPr="002C1AE8" w:rsidRDefault="00947D29" w:rsidP="00AF143E">
      <w:pPr>
        <w:pStyle w:val="ListParagraph"/>
        <w:numPr>
          <w:ilvl w:val="0"/>
          <w:numId w:val="1"/>
        </w:numPr>
        <w:rPr>
          <w:rFonts w:ascii="Times New Roman" w:hAnsi="Times New Roman" w:cs="Times New Roman"/>
          <w:bCs/>
        </w:rPr>
      </w:pPr>
      <w:r w:rsidRPr="002C1AE8">
        <w:rPr>
          <w:rFonts w:ascii="Times New Roman" w:hAnsi="Times New Roman" w:cs="Times New Roman"/>
          <w:bCs/>
        </w:rPr>
        <w:t>Enhance customer ex</w:t>
      </w:r>
      <w:r w:rsidR="00FB69CA" w:rsidRPr="002C1AE8">
        <w:rPr>
          <w:rFonts w:ascii="Times New Roman" w:hAnsi="Times New Roman" w:cs="Times New Roman"/>
          <w:bCs/>
        </w:rPr>
        <w:t>per</w:t>
      </w:r>
      <w:r w:rsidRPr="002C1AE8">
        <w:rPr>
          <w:rFonts w:ascii="Times New Roman" w:hAnsi="Times New Roman" w:cs="Times New Roman"/>
          <w:bCs/>
        </w:rPr>
        <w:t>i</w:t>
      </w:r>
      <w:r w:rsidR="00FB69CA" w:rsidRPr="002C1AE8">
        <w:rPr>
          <w:rFonts w:ascii="Times New Roman" w:hAnsi="Times New Roman" w:cs="Times New Roman"/>
          <w:bCs/>
        </w:rPr>
        <w:t>e</w:t>
      </w:r>
      <w:r w:rsidRPr="002C1AE8">
        <w:rPr>
          <w:rFonts w:ascii="Times New Roman" w:hAnsi="Times New Roman" w:cs="Times New Roman"/>
          <w:bCs/>
        </w:rPr>
        <w:t xml:space="preserve">nce </w:t>
      </w:r>
    </w:p>
    <w:p w14:paraId="35729E3F" w14:textId="14EAA6A8" w:rsidR="00947D29" w:rsidRPr="002C1AE8" w:rsidRDefault="00947D29" w:rsidP="00AF143E">
      <w:pPr>
        <w:pStyle w:val="ListParagraph"/>
        <w:numPr>
          <w:ilvl w:val="0"/>
          <w:numId w:val="1"/>
        </w:numPr>
        <w:rPr>
          <w:rFonts w:ascii="Times New Roman" w:hAnsi="Times New Roman" w:cs="Times New Roman"/>
          <w:bCs/>
        </w:rPr>
      </w:pPr>
      <w:r w:rsidRPr="002C1AE8">
        <w:rPr>
          <w:rFonts w:ascii="Times New Roman" w:hAnsi="Times New Roman" w:cs="Times New Roman"/>
          <w:bCs/>
        </w:rPr>
        <w:t>Provide troubleshoot and improve Janapada Serv</w:t>
      </w:r>
      <w:r w:rsidR="00AF143E" w:rsidRPr="002C1AE8">
        <w:rPr>
          <w:rFonts w:ascii="Times New Roman" w:hAnsi="Times New Roman" w:cs="Times New Roman"/>
          <w:bCs/>
        </w:rPr>
        <w:t>i</w:t>
      </w:r>
      <w:r w:rsidRPr="002C1AE8">
        <w:rPr>
          <w:rFonts w:ascii="Times New Roman" w:hAnsi="Times New Roman" w:cs="Times New Roman"/>
          <w:bCs/>
        </w:rPr>
        <w:t>ces</w:t>
      </w:r>
    </w:p>
    <w:p w14:paraId="490CF9E4" w14:textId="5738F279" w:rsidR="00947D29" w:rsidRPr="002C1AE8" w:rsidRDefault="00947D29" w:rsidP="00AF143E">
      <w:pPr>
        <w:pStyle w:val="ListParagraph"/>
        <w:numPr>
          <w:ilvl w:val="0"/>
          <w:numId w:val="1"/>
        </w:numPr>
        <w:rPr>
          <w:rFonts w:ascii="Times New Roman" w:hAnsi="Times New Roman" w:cs="Times New Roman"/>
          <w:bCs/>
        </w:rPr>
      </w:pPr>
      <w:r w:rsidRPr="002C1AE8">
        <w:rPr>
          <w:rFonts w:ascii="Times New Roman" w:hAnsi="Times New Roman" w:cs="Times New Roman"/>
          <w:bCs/>
        </w:rPr>
        <w:t xml:space="preserve">Collect money </w:t>
      </w:r>
    </w:p>
    <w:p w14:paraId="33FD3A2B" w14:textId="5564054E" w:rsidR="00AF143E" w:rsidRPr="002C1AE8" w:rsidRDefault="00AF143E" w:rsidP="00AF143E">
      <w:pPr>
        <w:pStyle w:val="ListParagraph"/>
        <w:numPr>
          <w:ilvl w:val="0"/>
          <w:numId w:val="1"/>
        </w:numPr>
        <w:rPr>
          <w:rFonts w:ascii="Times New Roman" w:hAnsi="Times New Roman" w:cs="Times New Roman"/>
          <w:bCs/>
        </w:rPr>
      </w:pPr>
      <w:r w:rsidRPr="002C1AE8">
        <w:rPr>
          <w:rFonts w:ascii="Times New Roman" w:hAnsi="Times New Roman" w:cs="Times New Roman"/>
          <w:bCs/>
        </w:rPr>
        <w:t>Communication with the customer v</w:t>
      </w:r>
      <w:r w:rsidR="007209E1" w:rsidRPr="002C1AE8">
        <w:rPr>
          <w:rFonts w:ascii="Times New Roman" w:hAnsi="Times New Roman" w:cs="Times New Roman"/>
          <w:bCs/>
        </w:rPr>
        <w:t>i</w:t>
      </w:r>
      <w:r w:rsidRPr="002C1AE8">
        <w:rPr>
          <w:rFonts w:ascii="Times New Roman" w:hAnsi="Times New Roman" w:cs="Times New Roman"/>
          <w:bCs/>
        </w:rPr>
        <w:t>a different channels (</w:t>
      </w:r>
      <w:r w:rsidR="007209E1" w:rsidRPr="002C1AE8">
        <w:rPr>
          <w:rFonts w:ascii="Times New Roman" w:hAnsi="Times New Roman" w:cs="Times New Roman"/>
          <w:bCs/>
        </w:rPr>
        <w:t>phone, email, SMS etc.)</w:t>
      </w:r>
    </w:p>
    <w:p w14:paraId="1A144584" w14:textId="77777777" w:rsidR="00AF143E" w:rsidRPr="002C1AE8" w:rsidRDefault="00947D29" w:rsidP="00AF143E">
      <w:pPr>
        <w:pStyle w:val="ListParagraph"/>
        <w:numPr>
          <w:ilvl w:val="0"/>
          <w:numId w:val="1"/>
        </w:numPr>
        <w:rPr>
          <w:rFonts w:ascii="Times New Roman" w:hAnsi="Times New Roman" w:cs="Times New Roman"/>
          <w:bCs/>
        </w:rPr>
      </w:pPr>
      <w:r w:rsidRPr="002C1AE8">
        <w:rPr>
          <w:rFonts w:ascii="Times New Roman" w:hAnsi="Times New Roman" w:cs="Times New Roman"/>
          <w:bCs/>
        </w:rPr>
        <w:t>Provide inf</w:t>
      </w:r>
      <w:r w:rsidR="00AF143E" w:rsidRPr="002C1AE8">
        <w:rPr>
          <w:rFonts w:ascii="Times New Roman" w:hAnsi="Times New Roman" w:cs="Times New Roman"/>
          <w:bCs/>
        </w:rPr>
        <w:t>or</w:t>
      </w:r>
      <w:r w:rsidRPr="002C1AE8">
        <w:rPr>
          <w:rFonts w:ascii="Times New Roman" w:hAnsi="Times New Roman" w:cs="Times New Roman"/>
          <w:bCs/>
        </w:rPr>
        <w:t xml:space="preserve">mation about offers, product arrivals, services and updates </w:t>
      </w:r>
    </w:p>
    <w:p w14:paraId="791C54EE" w14:textId="77777777" w:rsidR="00AF143E" w:rsidRPr="002C1AE8" w:rsidRDefault="00FB69CA" w:rsidP="00AF143E">
      <w:pPr>
        <w:pStyle w:val="ListParagraph"/>
        <w:numPr>
          <w:ilvl w:val="0"/>
          <w:numId w:val="1"/>
        </w:numPr>
        <w:rPr>
          <w:rFonts w:ascii="Times New Roman" w:hAnsi="Times New Roman" w:cs="Times New Roman"/>
          <w:bCs/>
        </w:rPr>
      </w:pPr>
      <w:r w:rsidRPr="002C1AE8">
        <w:rPr>
          <w:rFonts w:ascii="Times New Roman" w:hAnsi="Times New Roman" w:cs="Times New Roman"/>
          <w:bCs/>
        </w:rPr>
        <w:t>Processing, disclosing, transmitting, sharing the information with other third parties which have business or contractual dealings with us</w:t>
      </w:r>
    </w:p>
    <w:p w14:paraId="5AFCC2F8" w14:textId="77777777" w:rsidR="00AF143E" w:rsidRPr="002C1AE8" w:rsidRDefault="00AF143E" w:rsidP="00AF143E">
      <w:pPr>
        <w:pStyle w:val="ListParagraph"/>
        <w:numPr>
          <w:ilvl w:val="0"/>
          <w:numId w:val="1"/>
        </w:numPr>
        <w:rPr>
          <w:rFonts w:ascii="Times New Roman" w:hAnsi="Times New Roman" w:cs="Times New Roman"/>
          <w:bCs/>
        </w:rPr>
      </w:pPr>
      <w:r w:rsidRPr="002C1AE8">
        <w:rPr>
          <w:rFonts w:ascii="Times New Roman" w:hAnsi="Times New Roman" w:cs="Times New Roman"/>
          <w:bCs/>
        </w:rPr>
        <w:t>to prevent and detect fraud and abuse in order to protect the security of our customers, Amazon, and others.</w:t>
      </w:r>
    </w:p>
    <w:p w14:paraId="36C9727A" w14:textId="1AE56C11" w:rsidR="007209E1" w:rsidRPr="002C1AE8" w:rsidRDefault="007209E1" w:rsidP="00AF143E">
      <w:pPr>
        <w:pStyle w:val="ListParagraph"/>
        <w:numPr>
          <w:ilvl w:val="0"/>
          <w:numId w:val="1"/>
        </w:numPr>
        <w:rPr>
          <w:rFonts w:ascii="Times New Roman" w:hAnsi="Times New Roman" w:cs="Times New Roman"/>
          <w:bCs/>
        </w:rPr>
      </w:pPr>
      <w:r w:rsidRPr="002C1AE8">
        <w:rPr>
          <w:rFonts w:ascii="Times New Roman" w:hAnsi="Times New Roman" w:cs="Times New Roman"/>
          <w:bCs/>
        </w:rPr>
        <w:t>Comply with legal obligations</w:t>
      </w:r>
    </w:p>
    <w:p w14:paraId="6C361CD0" w14:textId="46AC4C6D" w:rsidR="00947D29" w:rsidRPr="002C1AE8" w:rsidRDefault="00947D29" w:rsidP="00AF143E">
      <w:pPr>
        <w:pStyle w:val="ListParagraph"/>
        <w:numPr>
          <w:ilvl w:val="0"/>
          <w:numId w:val="1"/>
        </w:numPr>
        <w:rPr>
          <w:rFonts w:ascii="Times New Roman" w:hAnsi="Times New Roman" w:cs="Times New Roman"/>
          <w:bCs/>
        </w:rPr>
      </w:pPr>
      <w:r w:rsidRPr="002C1AE8">
        <w:rPr>
          <w:rFonts w:ascii="Times New Roman" w:hAnsi="Times New Roman" w:cs="Times New Roman"/>
          <w:bCs/>
        </w:rPr>
        <w:t xml:space="preserve">Enforce the terms and conditions </w:t>
      </w:r>
    </w:p>
    <w:p w14:paraId="20C0768A" w14:textId="77777777" w:rsidR="00947D29" w:rsidRPr="002C1AE8" w:rsidRDefault="00947D29">
      <w:pPr>
        <w:rPr>
          <w:rFonts w:ascii="Times New Roman" w:hAnsi="Times New Roman" w:cs="Times New Roman"/>
          <w:bCs/>
        </w:rPr>
      </w:pPr>
    </w:p>
    <w:p w14:paraId="7553C776" w14:textId="2239431B" w:rsidR="00E82ABB" w:rsidRPr="002C1AE8" w:rsidRDefault="00E82ABB" w:rsidP="00034B7E">
      <w:pPr>
        <w:spacing w:after="120"/>
        <w:rPr>
          <w:rFonts w:ascii="Times New Roman" w:hAnsi="Times New Roman" w:cs="Times New Roman"/>
          <w:b/>
        </w:rPr>
      </w:pPr>
      <w:r w:rsidRPr="002C1AE8">
        <w:rPr>
          <w:rFonts w:ascii="Times New Roman" w:hAnsi="Times New Roman" w:cs="Times New Roman"/>
          <w:b/>
        </w:rPr>
        <w:t xml:space="preserve">Cookies </w:t>
      </w:r>
    </w:p>
    <w:p w14:paraId="627AAD16" w14:textId="1E6E23BA" w:rsidR="007209E1" w:rsidRPr="002C1AE8" w:rsidRDefault="00264158" w:rsidP="00931360">
      <w:pPr>
        <w:spacing w:after="240"/>
        <w:jc w:val="both"/>
        <w:rPr>
          <w:rFonts w:ascii="Times New Roman" w:hAnsi="Times New Roman" w:cs="Times New Roman"/>
          <w:bCs/>
        </w:rPr>
      </w:pPr>
      <w:r w:rsidRPr="002C1AE8">
        <w:rPr>
          <w:rFonts w:ascii="Times New Roman" w:hAnsi="Times New Roman" w:cs="Times New Roman"/>
          <w:bCs/>
        </w:rPr>
        <w:t xml:space="preserve">"Cookies" are small files placed on your hard drive that assist us in providing our services. We use data collection devices such as "cookies" on certain pages of the Platform to authenticate user, remember user preferences and settings, determining the popularity of content, delivering and measuring the effectiveness of advertising campaigns, </w:t>
      </w:r>
      <w:r w:rsidR="00D35BD7" w:rsidRPr="002C1AE8">
        <w:rPr>
          <w:rFonts w:ascii="Times New Roman" w:hAnsi="Times New Roman" w:cs="Times New Roman"/>
          <w:bCs/>
        </w:rPr>
        <w:t>analyzing</w:t>
      </w:r>
      <w:r w:rsidRPr="002C1AE8">
        <w:rPr>
          <w:rFonts w:ascii="Times New Roman" w:hAnsi="Times New Roman" w:cs="Times New Roman"/>
          <w:bCs/>
        </w:rPr>
        <w:t xml:space="preserve"> site traffic and trends</w:t>
      </w:r>
      <w:r w:rsidR="00D35BD7" w:rsidRPr="002C1AE8">
        <w:rPr>
          <w:rFonts w:ascii="Times New Roman" w:hAnsi="Times New Roman" w:cs="Times New Roman"/>
          <w:bCs/>
        </w:rPr>
        <w:t>, session data</w:t>
      </w:r>
      <w:r w:rsidRPr="002C1AE8">
        <w:rPr>
          <w:rFonts w:ascii="Times New Roman" w:hAnsi="Times New Roman" w:cs="Times New Roman"/>
          <w:bCs/>
        </w:rPr>
        <w:t xml:space="preserve"> and generally understanding the online behaviours and interests of the people who interact with our services</w:t>
      </w:r>
      <w:r w:rsidR="00D35BD7" w:rsidRPr="002C1AE8">
        <w:rPr>
          <w:rFonts w:ascii="Times New Roman" w:hAnsi="Times New Roman" w:cs="Times New Roman"/>
          <w:bCs/>
        </w:rPr>
        <w:t>. You</w:t>
      </w:r>
      <w:r w:rsidR="00445CF8" w:rsidRPr="002C1AE8">
        <w:rPr>
          <w:rFonts w:ascii="Times New Roman" w:hAnsi="Times New Roman" w:cs="Times New Roman"/>
          <w:bCs/>
        </w:rPr>
        <w:t xml:space="preserve"> may anytime</w:t>
      </w:r>
      <w:r w:rsidR="00D35BD7" w:rsidRPr="002C1AE8">
        <w:rPr>
          <w:rFonts w:ascii="Times New Roman" w:hAnsi="Times New Roman" w:cs="Times New Roman"/>
          <w:bCs/>
        </w:rPr>
        <w:t xml:space="preserve"> decline/delete our cookies if your browser permits, although in that case you may not be able to use certain features on the Platform. We use cookies from third-party partners such as Google Analytics for marketing and analytical purposes. Google Analytics helps us understand how our customers use the site. You can read more about how Google uses your Personal data here. You can also opt-out of Google Analytics here.</w:t>
      </w:r>
    </w:p>
    <w:p w14:paraId="10B9EBC3" w14:textId="301FCEBE" w:rsidR="00E82ABB" w:rsidRPr="002C1AE8" w:rsidRDefault="00E82ABB" w:rsidP="00034B7E">
      <w:pPr>
        <w:spacing w:after="120"/>
        <w:rPr>
          <w:rFonts w:ascii="Times New Roman" w:hAnsi="Times New Roman" w:cs="Times New Roman"/>
          <w:b/>
        </w:rPr>
      </w:pPr>
      <w:r w:rsidRPr="002C1AE8">
        <w:rPr>
          <w:rFonts w:ascii="Times New Roman" w:hAnsi="Times New Roman" w:cs="Times New Roman"/>
          <w:b/>
        </w:rPr>
        <w:t xml:space="preserve">Sharing </w:t>
      </w:r>
    </w:p>
    <w:p w14:paraId="1219565D" w14:textId="1A1B4FD3" w:rsidR="00E2362D" w:rsidRPr="002C1AE8" w:rsidRDefault="00E2362D" w:rsidP="00931360">
      <w:pPr>
        <w:spacing w:after="120"/>
        <w:jc w:val="both"/>
        <w:rPr>
          <w:rFonts w:ascii="Times New Roman" w:hAnsi="Times New Roman" w:cs="Times New Roman"/>
          <w:bCs/>
        </w:rPr>
      </w:pPr>
      <w:r w:rsidRPr="002C1AE8">
        <w:rPr>
          <w:rFonts w:ascii="Times New Roman" w:hAnsi="Times New Roman" w:cs="Times New Roman"/>
          <w:bCs/>
        </w:rPr>
        <w:t>We may share your personal data with third-party services such as analytics tools and payment processors to enhance the platform's performance. We might disclose this information to third parties like sellers and business partners. This sharing is necessary to provide you with access to our products and services, fulfill your orders, enhance your experience, collect payments, comply with legal obligations, conduct market research or surveys, enforce our Terms of Use, facilitate marketing and advertising, analyze data, provide customer service, and prevent, detect, mitigate, and investigate fraudulent or illegal activities related to our products and services.</w:t>
      </w:r>
    </w:p>
    <w:p w14:paraId="5DFF9A1E" w14:textId="61FEF52D" w:rsidR="00E2362D" w:rsidRPr="002C1AE8" w:rsidRDefault="00E2362D" w:rsidP="00931360">
      <w:pPr>
        <w:spacing w:after="120"/>
        <w:jc w:val="both"/>
        <w:rPr>
          <w:rFonts w:ascii="Times New Roman" w:hAnsi="Times New Roman" w:cs="Times New Roman"/>
          <w:bCs/>
        </w:rPr>
      </w:pPr>
      <w:r w:rsidRPr="002C1AE8">
        <w:rPr>
          <w:rFonts w:ascii="Times New Roman" w:hAnsi="Times New Roman" w:cs="Times New Roman"/>
          <w:bCs/>
        </w:rPr>
        <w:t xml:space="preserve">We may disclose personal data if required by law or in the good faith belief that such disclosure is necessary to respond to </w:t>
      </w:r>
      <w:r w:rsidR="00DC0F6C" w:rsidRPr="002C1AE8">
        <w:rPr>
          <w:rFonts w:ascii="Times New Roman" w:hAnsi="Times New Roman" w:cs="Times New Roman"/>
          <w:bCs/>
        </w:rPr>
        <w:t>summons</w:t>
      </w:r>
      <w:r w:rsidRPr="002C1AE8">
        <w:rPr>
          <w:rFonts w:ascii="Times New Roman" w:hAnsi="Times New Roman" w:cs="Times New Roman"/>
          <w:bCs/>
        </w:rPr>
        <w:t>,</w:t>
      </w:r>
      <w:r w:rsidR="00DC0F6C" w:rsidRPr="002C1AE8">
        <w:rPr>
          <w:rFonts w:ascii="Times New Roman" w:hAnsi="Times New Roman" w:cs="Times New Roman"/>
          <w:bCs/>
        </w:rPr>
        <w:t xml:space="preserve"> notices,</w:t>
      </w:r>
      <w:r w:rsidRPr="002C1AE8">
        <w:rPr>
          <w:rFonts w:ascii="Times New Roman" w:hAnsi="Times New Roman" w:cs="Times New Roman"/>
          <w:bCs/>
        </w:rPr>
        <w:t xml:space="preserve"> court orders, or other legal processes. We may also share personal data with law enforcement agencies, third-party rights holders, or others in the belief that such disclosure is necessary to enforce our Terms of Use or Privacy Policy; to address claims that an advertisement, posting, or other content infringes on third party's rights; or to protect the rights, property, or personal safety of our users or the public.</w:t>
      </w:r>
    </w:p>
    <w:p w14:paraId="4353C69C" w14:textId="44EC7582" w:rsidR="00E2362D" w:rsidRPr="002C1AE8" w:rsidRDefault="00E2362D" w:rsidP="00931360">
      <w:pPr>
        <w:spacing w:after="120"/>
        <w:jc w:val="both"/>
        <w:rPr>
          <w:rFonts w:ascii="Times New Roman" w:hAnsi="Times New Roman" w:cs="Times New Roman"/>
          <w:bCs/>
        </w:rPr>
      </w:pPr>
      <w:r w:rsidRPr="002C1AE8">
        <w:rPr>
          <w:rFonts w:ascii="Times New Roman" w:hAnsi="Times New Roman" w:cs="Times New Roman"/>
          <w:bCs/>
        </w:rPr>
        <w:t>We and our affiliates may share or sell some or all of your personal data to another business entity in the event of a merger, acquisition, reorganization, amalgamation, or restructuring. If such a transaction occurs, the new business entity (or the combined entity) will be required to adhere to this Privacy Policy with respect to your personal</w:t>
      </w:r>
      <w:r w:rsidR="008B2679" w:rsidRPr="002C1AE8">
        <w:rPr>
          <w:rFonts w:ascii="Times New Roman" w:hAnsi="Times New Roman" w:cs="Times New Roman"/>
          <w:bCs/>
        </w:rPr>
        <w:t xml:space="preserve"> information. </w:t>
      </w:r>
    </w:p>
    <w:p w14:paraId="093A0D73" w14:textId="314D989D" w:rsidR="00E2362D" w:rsidRPr="002C1AE8" w:rsidRDefault="00096C2F" w:rsidP="00A33B15">
      <w:pPr>
        <w:spacing w:after="240"/>
        <w:rPr>
          <w:rFonts w:ascii="Times New Roman" w:hAnsi="Times New Roman" w:cs="Times New Roman"/>
        </w:rPr>
      </w:pPr>
      <w:r w:rsidRPr="002C1AE8">
        <w:rPr>
          <w:rFonts w:ascii="Times New Roman" w:hAnsi="Times New Roman" w:cs="Times New Roman"/>
        </w:rPr>
        <w:t>As we continue to develop our business, we might sell or buy other businesses or services. In such transactions, customer information generally is one of the transferred business assets but remains subject to the promises made in any pre-existing Privacy Notice</w:t>
      </w:r>
      <w:r w:rsidR="00E2362D" w:rsidRPr="002C1AE8">
        <w:rPr>
          <w:rFonts w:ascii="Times New Roman" w:hAnsi="Times New Roman" w:cs="Times New Roman"/>
        </w:rPr>
        <w:t>.</w:t>
      </w:r>
    </w:p>
    <w:p w14:paraId="1162D859" w14:textId="15C03190" w:rsidR="00E82ABB" w:rsidRPr="002C1AE8" w:rsidRDefault="00E82ABB" w:rsidP="00931360">
      <w:pPr>
        <w:spacing w:after="120"/>
        <w:rPr>
          <w:rFonts w:ascii="Times New Roman" w:hAnsi="Times New Roman" w:cs="Times New Roman"/>
          <w:b/>
        </w:rPr>
      </w:pPr>
      <w:r w:rsidRPr="002C1AE8">
        <w:rPr>
          <w:rFonts w:ascii="Times New Roman" w:hAnsi="Times New Roman" w:cs="Times New Roman"/>
          <w:b/>
        </w:rPr>
        <w:t xml:space="preserve">Security </w:t>
      </w:r>
    </w:p>
    <w:p w14:paraId="05A3A552" w14:textId="52C153DE" w:rsidR="00931360" w:rsidRPr="002C1AE8" w:rsidRDefault="00445CF8" w:rsidP="008B2679">
      <w:pPr>
        <w:spacing w:after="240"/>
        <w:jc w:val="both"/>
        <w:rPr>
          <w:rFonts w:ascii="Times New Roman" w:hAnsi="Times New Roman" w:cs="Times New Roman"/>
          <w:bCs/>
        </w:rPr>
      </w:pPr>
      <w:r w:rsidRPr="002C1AE8">
        <w:rPr>
          <w:rFonts w:ascii="Times New Roman" w:hAnsi="Times New Roman" w:cs="Times New Roman"/>
          <w:bCs/>
        </w:rPr>
        <w:t>We employ reasonable physical, electronic, and procedural safeguards to protect your information. When you access your account information, we provide the use of a secure server. Once your information is in our possession, we follow our security guidelines to protect it against unauthorized access. However, by using the Platform, users accept the inherent risks of data transmission over the internet, which cannot always be completely secure. Therefore, there are certain inherent risks associated with using the Platform. Users are responsible for protecting their login and password records for their account.</w:t>
      </w:r>
    </w:p>
    <w:p w14:paraId="64AE52BC" w14:textId="77777777" w:rsidR="00A33B15" w:rsidRPr="002C1AE8" w:rsidRDefault="00A33B15" w:rsidP="00445CF8">
      <w:pPr>
        <w:jc w:val="both"/>
        <w:rPr>
          <w:rFonts w:ascii="Times New Roman" w:hAnsi="Times New Roman" w:cs="Times New Roman"/>
          <w:b/>
        </w:rPr>
      </w:pPr>
    </w:p>
    <w:p w14:paraId="48481766" w14:textId="05C15389" w:rsidR="00E82ABB" w:rsidRPr="002C1AE8" w:rsidRDefault="00E82ABB" w:rsidP="00034B7E">
      <w:pPr>
        <w:spacing w:after="120"/>
        <w:jc w:val="both"/>
        <w:rPr>
          <w:rFonts w:ascii="Times New Roman" w:hAnsi="Times New Roman" w:cs="Times New Roman"/>
          <w:b/>
        </w:rPr>
      </w:pPr>
      <w:r w:rsidRPr="002C1AE8">
        <w:rPr>
          <w:rFonts w:ascii="Times New Roman" w:hAnsi="Times New Roman" w:cs="Times New Roman"/>
          <w:b/>
        </w:rPr>
        <w:t>Choice</w:t>
      </w:r>
    </w:p>
    <w:p w14:paraId="2C4509EF" w14:textId="7209E6C5" w:rsidR="00167398" w:rsidRPr="002C1AE8" w:rsidRDefault="00EA0B71" w:rsidP="00931360">
      <w:pPr>
        <w:spacing w:after="240"/>
        <w:jc w:val="both"/>
        <w:rPr>
          <w:rFonts w:ascii="Times New Roman" w:hAnsi="Times New Roman" w:cs="Times New Roman"/>
          <w:bCs/>
        </w:rPr>
      </w:pPr>
      <w:r w:rsidRPr="002C1AE8">
        <w:rPr>
          <w:rFonts w:ascii="Times New Roman" w:hAnsi="Times New Roman" w:cs="Times New Roman"/>
          <w:bCs/>
        </w:rPr>
        <w:t xml:space="preserve">We provide you with the choice to manage your communication preferences and opt-out of specific notifications. You can access, correct, and update your personal data directly through the features available on the Platform. When you update information, we typically retain a copy of the previous version for our records. You can delete certain non-mandatory information by logging into our website and navigating to the Profile and Settings sections. Alternatively, you can contact us using the information provided below for assistance with these requests. </w:t>
      </w:r>
    </w:p>
    <w:p w14:paraId="542E77AC" w14:textId="4BAAF841" w:rsidR="00E82ABB" w:rsidRPr="002C1AE8" w:rsidRDefault="001124F7" w:rsidP="00034B7E">
      <w:pPr>
        <w:spacing w:after="120"/>
        <w:rPr>
          <w:rFonts w:ascii="Times New Roman" w:hAnsi="Times New Roman" w:cs="Times New Roman"/>
          <w:b/>
        </w:rPr>
      </w:pPr>
      <w:r w:rsidRPr="002C1AE8">
        <w:rPr>
          <w:rFonts w:ascii="Times New Roman" w:hAnsi="Times New Roman" w:cs="Times New Roman"/>
          <w:b/>
        </w:rPr>
        <w:t xml:space="preserve">Use by Children </w:t>
      </w:r>
    </w:p>
    <w:p w14:paraId="1B0B7062" w14:textId="00E70550" w:rsidR="002816DB" w:rsidRPr="002C1AE8" w:rsidRDefault="00EA0B71" w:rsidP="002A1F5C">
      <w:pPr>
        <w:spacing w:after="240"/>
        <w:jc w:val="both"/>
        <w:rPr>
          <w:rFonts w:ascii="Times New Roman" w:hAnsi="Times New Roman" w:cs="Times New Roman"/>
          <w:bCs/>
        </w:rPr>
      </w:pPr>
      <w:r w:rsidRPr="002C1AE8">
        <w:rPr>
          <w:rFonts w:ascii="Times New Roman" w:hAnsi="Times New Roman" w:cs="Times New Roman"/>
          <w:bCs/>
        </w:rPr>
        <w:t>Our Platform is available only to individuals who can form a legally binding contract under the Indian Contract Act, 1872. We do not knowingly solicit or collect personal data from children under 18 years of age. If you have provided any personal data of children under 18, you represent that you have the authority to do so and allow us to use the information in accordance with this Privacy Policy.</w:t>
      </w:r>
    </w:p>
    <w:p w14:paraId="2252CEBF" w14:textId="1B94158D" w:rsidR="002816DB" w:rsidRPr="002C1AE8" w:rsidRDefault="002816DB" w:rsidP="00034B7E">
      <w:pPr>
        <w:spacing w:after="120"/>
        <w:rPr>
          <w:rFonts w:ascii="Times New Roman" w:hAnsi="Times New Roman" w:cs="Times New Roman"/>
          <w:b/>
        </w:rPr>
      </w:pPr>
      <w:r w:rsidRPr="002C1AE8">
        <w:rPr>
          <w:rFonts w:ascii="Times New Roman" w:hAnsi="Times New Roman" w:cs="Times New Roman"/>
          <w:b/>
        </w:rPr>
        <w:t>Consent</w:t>
      </w:r>
    </w:p>
    <w:p w14:paraId="558ACD10" w14:textId="48E9BBF3" w:rsidR="00445CF8" w:rsidRPr="002C1AE8" w:rsidRDefault="00445CF8" w:rsidP="00445CF8">
      <w:pPr>
        <w:spacing w:after="120"/>
        <w:jc w:val="both"/>
        <w:rPr>
          <w:rFonts w:ascii="Times New Roman" w:hAnsi="Times New Roman" w:cs="Times New Roman"/>
          <w:bCs/>
        </w:rPr>
      </w:pPr>
      <w:r w:rsidRPr="002C1AE8">
        <w:rPr>
          <w:rFonts w:ascii="Times New Roman" w:hAnsi="Times New Roman" w:cs="Times New Roman"/>
          <w:bCs/>
        </w:rPr>
        <w:t>By visiting our Platform or providing your personal data, you consent to the collection, use, storage, disclosure, and processing of your personal data on the Platform in accordance with this Privacy Policy. If you provide us with personal data about others, you represent that you have the authority to do so and permit us to use the data as outlined in this Privacy Policy.</w:t>
      </w:r>
    </w:p>
    <w:p w14:paraId="6441F4A9" w14:textId="4C4FA482" w:rsidR="00445CF8" w:rsidRPr="002C1AE8" w:rsidRDefault="00445CF8" w:rsidP="002A1F5C">
      <w:pPr>
        <w:spacing w:after="240"/>
        <w:jc w:val="both"/>
        <w:rPr>
          <w:rFonts w:ascii="Times New Roman" w:hAnsi="Times New Roman" w:cs="Times New Roman"/>
          <w:bCs/>
        </w:rPr>
      </w:pPr>
      <w:r w:rsidRPr="002C1AE8">
        <w:rPr>
          <w:rFonts w:ascii="Times New Roman" w:hAnsi="Times New Roman" w:cs="Times New Roman"/>
          <w:bCs/>
        </w:rPr>
        <w:t>By submitting your personal data on the Platform or any partner platforms or establishments, you consent to us (including our corporate entities, affiliates, lending partners, technology partners, marketing channels, business partners, and other third parties) contacting you via SMS, instant messaging apps, phone calls, and/or email for the purposes specified in this Privacy Policy.</w:t>
      </w:r>
    </w:p>
    <w:p w14:paraId="01443D56" w14:textId="08F2C37B" w:rsidR="00E82ABB" w:rsidRPr="002C1AE8" w:rsidRDefault="00E82ABB" w:rsidP="00034B7E">
      <w:pPr>
        <w:spacing w:after="120"/>
        <w:rPr>
          <w:rFonts w:ascii="Times New Roman" w:hAnsi="Times New Roman" w:cs="Times New Roman"/>
          <w:b/>
        </w:rPr>
      </w:pPr>
      <w:r w:rsidRPr="002C1AE8">
        <w:rPr>
          <w:rFonts w:ascii="Times New Roman" w:hAnsi="Times New Roman" w:cs="Times New Roman"/>
          <w:b/>
        </w:rPr>
        <w:t xml:space="preserve">Changes to privacy policy </w:t>
      </w:r>
    </w:p>
    <w:p w14:paraId="58DB4245" w14:textId="298FFC9D" w:rsidR="00997493" w:rsidRPr="002C1AE8" w:rsidRDefault="00445CF8" w:rsidP="00997493">
      <w:pPr>
        <w:rPr>
          <w:rFonts w:ascii="Times New Roman" w:hAnsi="Times New Roman" w:cs="Times New Roman"/>
          <w:bCs/>
        </w:rPr>
      </w:pPr>
      <w:r w:rsidRPr="002C1AE8">
        <w:rPr>
          <w:rFonts w:ascii="Times New Roman" w:hAnsi="Times New Roman" w:cs="Times New Roman"/>
          <w:bCs/>
        </w:rPr>
        <w:t>We reserve the right to change the privacy policy at any time. Any changes will be effective immediately upon posting on the Platform. You can access the latest version of this privacy policy on the Platform, and it is your responsibility to stay informed of any updates.</w:t>
      </w:r>
    </w:p>
    <w:p w14:paraId="2688D1C2" w14:textId="77777777" w:rsidR="00B53B1B" w:rsidRDefault="00B53B1B" w:rsidP="00034B7E">
      <w:pPr>
        <w:spacing w:after="120"/>
        <w:rPr>
          <w:rFonts w:ascii="Times New Roman" w:hAnsi="Times New Roman" w:cs="Times New Roman"/>
          <w:b/>
        </w:rPr>
      </w:pPr>
    </w:p>
    <w:p w14:paraId="780D0870" w14:textId="553E2AE1" w:rsidR="00997493" w:rsidRPr="002C1AE8" w:rsidRDefault="00997493" w:rsidP="00034B7E">
      <w:pPr>
        <w:spacing w:after="120"/>
        <w:rPr>
          <w:rFonts w:ascii="Times New Roman" w:hAnsi="Times New Roman" w:cs="Times New Roman"/>
          <w:b/>
        </w:rPr>
      </w:pPr>
      <w:r w:rsidRPr="002C1AE8">
        <w:rPr>
          <w:rFonts w:ascii="Times New Roman" w:hAnsi="Times New Roman" w:cs="Times New Roman"/>
          <w:b/>
        </w:rPr>
        <w:t>Grievance Officer</w:t>
      </w:r>
    </w:p>
    <w:p w14:paraId="33897831" w14:textId="77777777" w:rsidR="00E2362D" w:rsidRPr="002C1AE8" w:rsidRDefault="00997493" w:rsidP="00997493">
      <w:pPr>
        <w:rPr>
          <w:rFonts w:ascii="Times New Roman" w:hAnsi="Times New Roman" w:cs="Times New Roman"/>
          <w:bCs/>
        </w:rPr>
      </w:pPr>
      <w:r w:rsidRPr="002C1AE8">
        <w:rPr>
          <w:rFonts w:ascii="Times New Roman" w:hAnsi="Times New Roman" w:cs="Times New Roman"/>
          <w:bCs/>
        </w:rPr>
        <w:t xml:space="preserve">In accordance with Information Technology Act 2000 and rules made there under, the name and </w:t>
      </w:r>
    </w:p>
    <w:p w14:paraId="39FF0AB6" w14:textId="1322A7BB" w:rsidR="00997493" w:rsidRPr="002C1AE8" w:rsidRDefault="00997493" w:rsidP="00997493">
      <w:pPr>
        <w:rPr>
          <w:rFonts w:ascii="Times New Roman" w:hAnsi="Times New Roman" w:cs="Times New Roman"/>
          <w:bCs/>
        </w:rPr>
      </w:pPr>
      <w:r w:rsidRPr="002C1AE8">
        <w:rPr>
          <w:rFonts w:ascii="Times New Roman" w:hAnsi="Times New Roman" w:cs="Times New Roman"/>
          <w:bCs/>
        </w:rPr>
        <w:t>contact details of the Grievance Officer are provided below:</w:t>
      </w:r>
    </w:p>
    <w:p w14:paraId="33283BC2" w14:textId="77777777" w:rsidR="00CF51B7" w:rsidRPr="002C1AE8" w:rsidRDefault="00CF51B7" w:rsidP="00CF51B7">
      <w:pPr>
        <w:rPr>
          <w:rFonts w:ascii="Times New Roman" w:hAnsi="Times New Roman" w:cs="Times New Roman"/>
          <w:bCs/>
        </w:rPr>
      </w:pPr>
      <w:r w:rsidRPr="002C1AE8">
        <w:rPr>
          <w:rFonts w:ascii="Times New Roman" w:hAnsi="Times New Roman" w:cs="Times New Roman"/>
          <w:bCs/>
        </w:rPr>
        <w:t>Name: Aragonda Harshavardhan</w:t>
      </w:r>
    </w:p>
    <w:p w14:paraId="29893DA5" w14:textId="77777777" w:rsidR="00CF51B7" w:rsidRPr="002C1AE8" w:rsidRDefault="00CF51B7" w:rsidP="00CF51B7">
      <w:pPr>
        <w:rPr>
          <w:rFonts w:ascii="Times New Roman" w:hAnsi="Times New Roman" w:cs="Times New Roman"/>
          <w:bCs/>
        </w:rPr>
      </w:pPr>
      <w:r w:rsidRPr="002C1AE8">
        <w:rPr>
          <w:rFonts w:ascii="Times New Roman" w:hAnsi="Times New Roman" w:cs="Times New Roman"/>
          <w:bCs/>
        </w:rPr>
        <w:t>Designation: Manager – Business Operations</w:t>
      </w:r>
    </w:p>
    <w:p w14:paraId="110EB750" w14:textId="4A908D48" w:rsidR="00CF51B7" w:rsidRPr="002C1AE8" w:rsidRDefault="00CF51B7" w:rsidP="00CF51B7">
      <w:pPr>
        <w:rPr>
          <w:rFonts w:ascii="Times New Roman" w:hAnsi="Times New Roman" w:cs="Times New Roman"/>
          <w:bCs/>
        </w:rPr>
      </w:pPr>
      <w:r w:rsidRPr="002C1AE8">
        <w:rPr>
          <w:rFonts w:ascii="Times New Roman" w:hAnsi="Times New Roman" w:cs="Times New Roman"/>
          <w:bCs/>
        </w:rPr>
        <w:t xml:space="preserve">Address: </w:t>
      </w:r>
      <w:r w:rsidR="00B53B1B">
        <w:rPr>
          <w:rFonts w:ascii="Times New Roman" w:hAnsi="Times New Roman" w:cs="Times New Roman"/>
          <w:bCs/>
        </w:rPr>
        <w:t xml:space="preserve">INDAC KNOWLEDGE HUB PVT. LTD. </w:t>
      </w:r>
      <w:r w:rsidRPr="002C1AE8">
        <w:rPr>
          <w:rFonts w:ascii="Times New Roman" w:hAnsi="Times New Roman" w:cs="Times New Roman"/>
          <w:bCs/>
        </w:rPr>
        <w:t>203, Ickon Gardenia, 10/1B, Graphite India Road, Bangalore 560048</w:t>
      </w:r>
    </w:p>
    <w:p w14:paraId="2C5909D2" w14:textId="77777777" w:rsidR="00B53B1B" w:rsidRDefault="00CF51B7" w:rsidP="00997493">
      <w:pPr>
        <w:rPr>
          <w:rFonts w:ascii="Times New Roman" w:hAnsi="Times New Roman" w:cs="Times New Roman"/>
          <w:bCs/>
        </w:rPr>
      </w:pPr>
      <w:r w:rsidRPr="002C1AE8">
        <w:rPr>
          <w:rFonts w:ascii="Times New Roman" w:hAnsi="Times New Roman" w:cs="Times New Roman"/>
          <w:bCs/>
        </w:rPr>
        <w:t xml:space="preserve">Email: </w:t>
      </w:r>
      <w:hyperlink r:id="rId8" w:history="1">
        <w:r w:rsidRPr="002C1AE8">
          <w:rPr>
            <w:rStyle w:val="Hyperlink"/>
            <w:rFonts w:ascii="Times New Roman" w:hAnsi="Times New Roman" w:cs="Times New Roman"/>
            <w:bCs/>
          </w:rPr>
          <w:t>admin@indactech.com</w:t>
        </w:r>
      </w:hyperlink>
    </w:p>
    <w:p w14:paraId="38214C3F" w14:textId="6EDA7A5A" w:rsidR="00D27DC0" w:rsidRPr="002C1AE8" w:rsidRDefault="00CF51B7" w:rsidP="00997493">
      <w:pPr>
        <w:rPr>
          <w:ins w:id="7" w:author="yuktha@malathkarlawoffices.com" w:date="2024-06-19T15:57:00Z"/>
          <w:rFonts w:ascii="Times New Roman" w:hAnsi="Times New Roman" w:cs="Times New Roman"/>
          <w:bCs/>
        </w:rPr>
      </w:pPr>
      <w:r w:rsidRPr="002C1AE8">
        <w:rPr>
          <w:rFonts w:ascii="Times New Roman" w:hAnsi="Times New Roman" w:cs="Times New Roman"/>
          <w:bCs/>
        </w:rPr>
        <w:t>Time: 10 AM to 5 PM.</w:t>
      </w:r>
    </w:p>
    <w:p w14:paraId="0EF7C07D" w14:textId="18560C44" w:rsidR="00997493" w:rsidRPr="002C1AE8" w:rsidRDefault="00997493" w:rsidP="00997493">
      <w:pPr>
        <w:rPr>
          <w:rFonts w:ascii="Times New Roman" w:hAnsi="Times New Roman" w:cs="Times New Roman"/>
          <w:b/>
        </w:rPr>
      </w:pPr>
      <w:r w:rsidRPr="002C1AE8">
        <w:rPr>
          <w:rFonts w:ascii="Times New Roman" w:hAnsi="Times New Roman" w:cs="Times New Roman"/>
          <w:b/>
        </w:rPr>
        <w:t>Customer Support</w:t>
      </w:r>
    </w:p>
    <w:p w14:paraId="51A032EE" w14:textId="08A9D8EB" w:rsidR="00997493" w:rsidRPr="002C1AE8" w:rsidRDefault="00997493" w:rsidP="00997493">
      <w:pPr>
        <w:rPr>
          <w:rFonts w:ascii="Times New Roman" w:hAnsi="Times New Roman" w:cs="Times New Roman"/>
          <w:bCs/>
        </w:rPr>
      </w:pPr>
      <w:r w:rsidRPr="002C1AE8">
        <w:rPr>
          <w:rFonts w:ascii="Times New Roman" w:hAnsi="Times New Roman" w:cs="Times New Roman"/>
          <w:bCs/>
        </w:rPr>
        <w:t xml:space="preserve">If you have a query, concern, or complaint in relation to collection or usage of your personal data under </w:t>
      </w:r>
      <w:bookmarkStart w:id="8" w:name="_GoBack"/>
      <w:bookmarkEnd w:id="8"/>
      <w:r w:rsidRPr="002C1AE8">
        <w:rPr>
          <w:rFonts w:ascii="Times New Roman" w:hAnsi="Times New Roman" w:cs="Times New Roman"/>
          <w:bCs/>
        </w:rPr>
        <w:t xml:space="preserve">this Privacy Policy, please contact us at </w:t>
      </w:r>
      <w:r w:rsidRPr="002C1AE8">
        <w:rPr>
          <w:rFonts w:ascii="Times New Roman" w:hAnsi="Times New Roman" w:cs="Times New Roman"/>
          <w:bCs/>
        </w:rPr>
        <w:softHyphen/>
      </w:r>
      <w:r w:rsidRPr="002C1AE8">
        <w:rPr>
          <w:rFonts w:ascii="Times New Roman" w:hAnsi="Times New Roman" w:cs="Times New Roman"/>
          <w:bCs/>
        </w:rPr>
        <w:softHyphen/>
      </w:r>
      <w:r w:rsidRPr="002C1AE8">
        <w:rPr>
          <w:rFonts w:ascii="Times New Roman" w:hAnsi="Times New Roman" w:cs="Times New Roman"/>
          <w:bCs/>
        </w:rPr>
        <w:softHyphen/>
      </w:r>
      <w:r w:rsidRPr="002C1AE8">
        <w:rPr>
          <w:rFonts w:ascii="Times New Roman" w:hAnsi="Times New Roman" w:cs="Times New Roman"/>
          <w:bCs/>
        </w:rPr>
        <w:softHyphen/>
      </w:r>
      <w:hyperlink r:id="rId9" w:history="1">
        <w:r w:rsidR="00CF51B7" w:rsidRPr="002C1AE8">
          <w:rPr>
            <w:rStyle w:val="Hyperlink"/>
            <w:rFonts w:ascii="Times New Roman" w:hAnsi="Times New Roman" w:cs="Times New Roman"/>
            <w:bCs/>
          </w:rPr>
          <w:t>admin@indactech.com</w:t>
        </w:r>
      </w:hyperlink>
      <w:r w:rsidR="00CF51B7" w:rsidRPr="002C1AE8">
        <w:rPr>
          <w:rFonts w:ascii="Times New Roman" w:hAnsi="Times New Roman" w:cs="Times New Roman"/>
          <w:bCs/>
        </w:rPr>
        <w:t xml:space="preserve"> </w:t>
      </w:r>
    </w:p>
    <w:p w14:paraId="0E2168FD" w14:textId="77777777" w:rsidR="00997493" w:rsidRPr="002C1AE8" w:rsidRDefault="00997493" w:rsidP="00997493">
      <w:pPr>
        <w:rPr>
          <w:rFonts w:ascii="Times New Roman" w:hAnsi="Times New Roman" w:cs="Times New Roman"/>
          <w:b/>
        </w:rPr>
      </w:pPr>
    </w:p>
    <w:p w14:paraId="2B53C4FD" w14:textId="14C29D1E" w:rsidR="00E2362D" w:rsidRPr="002C1AE8" w:rsidRDefault="00997493">
      <w:pPr>
        <w:rPr>
          <w:rFonts w:ascii="Times New Roman" w:hAnsi="Times New Roman" w:cs="Times New Roman"/>
          <w:b/>
        </w:rPr>
      </w:pPr>
      <w:r w:rsidRPr="002C1AE8">
        <w:rPr>
          <w:rFonts w:ascii="Times New Roman" w:hAnsi="Times New Roman" w:cs="Times New Roman"/>
          <w:b/>
        </w:rPr>
        <w:t xml:space="preserve">Last Updated: </w:t>
      </w:r>
      <w:r w:rsidR="00B53B1B" w:rsidRPr="00B53B1B">
        <w:rPr>
          <w:rFonts w:ascii="Times New Roman" w:hAnsi="Times New Roman" w:cs="Times New Roman"/>
        </w:rPr>
        <w:t>21</w:t>
      </w:r>
      <w:r w:rsidR="00B53B1B" w:rsidRPr="00B53B1B">
        <w:rPr>
          <w:rFonts w:ascii="Times New Roman" w:hAnsi="Times New Roman" w:cs="Times New Roman"/>
          <w:vertAlign w:val="superscript"/>
        </w:rPr>
        <w:t>ST</w:t>
      </w:r>
      <w:r w:rsidR="00B53B1B" w:rsidRPr="00B53B1B">
        <w:rPr>
          <w:rFonts w:ascii="Times New Roman" w:hAnsi="Times New Roman" w:cs="Times New Roman"/>
        </w:rPr>
        <w:t xml:space="preserve"> June, 2024</w:t>
      </w:r>
    </w:p>
    <w:sectPr w:rsidR="00E2362D" w:rsidRPr="002C1AE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D175074"/>
    <w:multiLevelType w:val="hybridMultilevel"/>
    <w:tmpl w:val="8FE829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43E557D7"/>
    <w:multiLevelType w:val="hybridMultilevel"/>
    <w:tmpl w:val="3570877C"/>
    <w:lvl w:ilvl="0" w:tplc="67BC223C">
      <w:start w:val="1"/>
      <w:numFmt w:val="lowerRoman"/>
      <w:lvlText w:val="(%1)"/>
      <w:lvlJc w:val="left"/>
      <w:pPr>
        <w:ind w:left="1854"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48A22265"/>
    <w:multiLevelType w:val="hybridMultilevel"/>
    <w:tmpl w:val="5AA620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585454F6"/>
    <w:multiLevelType w:val="hybridMultilevel"/>
    <w:tmpl w:val="D14E2D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69537616"/>
    <w:multiLevelType w:val="hybridMultilevel"/>
    <w:tmpl w:val="D4960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76876BD3"/>
    <w:multiLevelType w:val="hybridMultilevel"/>
    <w:tmpl w:val="C4DA7886"/>
    <w:lvl w:ilvl="0" w:tplc="67BC223C">
      <w:start w:val="1"/>
      <w:numFmt w:val="lowerRoman"/>
      <w:lvlText w:val="(%1)"/>
      <w:lvlJc w:val="left"/>
      <w:pPr>
        <w:ind w:left="1854" w:hanging="72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num w:numId="1">
    <w:abstractNumId w:val="2"/>
  </w:num>
  <w:num w:numId="2">
    <w:abstractNumId w:val="5"/>
  </w:num>
  <w:num w:numId="3">
    <w:abstractNumId w:val="4"/>
  </w:num>
  <w:num w:numId="4">
    <w:abstractNumId w:val="0"/>
  </w:num>
  <w:num w:numId="5">
    <w:abstractNumId w:val="1"/>
  </w:num>
  <w:num w:numId="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khil Malathkar">
    <w15:presenceInfo w15:providerId="Windows Live" w15:userId="dfead2ee28eee7dc"/>
  </w15:person>
  <w15:person w15:author="yuktha@malathkarlawoffices.com">
    <w15:presenceInfo w15:providerId="Windows Live" w15:userId="10d420edbc9feff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770C"/>
    <w:rsid w:val="00002EAE"/>
    <w:rsid w:val="00030678"/>
    <w:rsid w:val="00034B7E"/>
    <w:rsid w:val="00064A91"/>
    <w:rsid w:val="00066C8A"/>
    <w:rsid w:val="0009641F"/>
    <w:rsid w:val="00096C2F"/>
    <w:rsid w:val="001124F7"/>
    <w:rsid w:val="0012305A"/>
    <w:rsid w:val="001627BE"/>
    <w:rsid w:val="00167398"/>
    <w:rsid w:val="001A4920"/>
    <w:rsid w:val="001B39E4"/>
    <w:rsid w:val="001C174D"/>
    <w:rsid w:val="001D37B1"/>
    <w:rsid w:val="00240741"/>
    <w:rsid w:val="0025121E"/>
    <w:rsid w:val="00264158"/>
    <w:rsid w:val="00276481"/>
    <w:rsid w:val="002816DB"/>
    <w:rsid w:val="002A1F5C"/>
    <w:rsid w:val="002C1AE8"/>
    <w:rsid w:val="0031204F"/>
    <w:rsid w:val="003F59EC"/>
    <w:rsid w:val="0043353D"/>
    <w:rsid w:val="00445CF8"/>
    <w:rsid w:val="004631C7"/>
    <w:rsid w:val="004D0300"/>
    <w:rsid w:val="0050202B"/>
    <w:rsid w:val="005571C6"/>
    <w:rsid w:val="00597B6A"/>
    <w:rsid w:val="005C1EF9"/>
    <w:rsid w:val="006416B0"/>
    <w:rsid w:val="00646B3E"/>
    <w:rsid w:val="00665EE0"/>
    <w:rsid w:val="00684F16"/>
    <w:rsid w:val="00705897"/>
    <w:rsid w:val="007209E1"/>
    <w:rsid w:val="00720AB1"/>
    <w:rsid w:val="00727039"/>
    <w:rsid w:val="00735F80"/>
    <w:rsid w:val="00767E2B"/>
    <w:rsid w:val="007730D7"/>
    <w:rsid w:val="0079000B"/>
    <w:rsid w:val="00844170"/>
    <w:rsid w:val="00852B33"/>
    <w:rsid w:val="008A2696"/>
    <w:rsid w:val="008B2679"/>
    <w:rsid w:val="008B6C73"/>
    <w:rsid w:val="008D4ADC"/>
    <w:rsid w:val="00931360"/>
    <w:rsid w:val="00947D29"/>
    <w:rsid w:val="00955328"/>
    <w:rsid w:val="00993D60"/>
    <w:rsid w:val="00997493"/>
    <w:rsid w:val="009D72B9"/>
    <w:rsid w:val="00A33B15"/>
    <w:rsid w:val="00A34058"/>
    <w:rsid w:val="00A427D4"/>
    <w:rsid w:val="00A50796"/>
    <w:rsid w:val="00AB6419"/>
    <w:rsid w:val="00AF143E"/>
    <w:rsid w:val="00B53B1B"/>
    <w:rsid w:val="00B748DB"/>
    <w:rsid w:val="00B87798"/>
    <w:rsid w:val="00BA0280"/>
    <w:rsid w:val="00C44563"/>
    <w:rsid w:val="00CA2850"/>
    <w:rsid w:val="00CB5373"/>
    <w:rsid w:val="00CF038E"/>
    <w:rsid w:val="00CF51B7"/>
    <w:rsid w:val="00D27DC0"/>
    <w:rsid w:val="00D35BD7"/>
    <w:rsid w:val="00D60A7F"/>
    <w:rsid w:val="00DA20FB"/>
    <w:rsid w:val="00DC0F6C"/>
    <w:rsid w:val="00E04141"/>
    <w:rsid w:val="00E2362D"/>
    <w:rsid w:val="00E3232A"/>
    <w:rsid w:val="00E7068E"/>
    <w:rsid w:val="00E82ABB"/>
    <w:rsid w:val="00EA0B71"/>
    <w:rsid w:val="00EE112C"/>
    <w:rsid w:val="00EE3448"/>
    <w:rsid w:val="00F1742A"/>
    <w:rsid w:val="00F2770C"/>
    <w:rsid w:val="00F341FA"/>
    <w:rsid w:val="00F423EA"/>
    <w:rsid w:val="00F4271C"/>
    <w:rsid w:val="00FA66DC"/>
    <w:rsid w:val="00FB69CA"/>
    <w:rsid w:val="00FC3F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04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51B7"/>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276481"/>
    <w:rPr>
      <w:sz w:val="16"/>
      <w:szCs w:val="16"/>
    </w:rPr>
  </w:style>
  <w:style w:type="paragraph" w:styleId="CommentText">
    <w:name w:val="annotation text"/>
    <w:basedOn w:val="Normal"/>
    <w:link w:val="CommentTextChar"/>
    <w:uiPriority w:val="99"/>
    <w:unhideWhenUsed/>
    <w:rsid w:val="00276481"/>
    <w:pPr>
      <w:spacing w:line="240" w:lineRule="auto"/>
    </w:pPr>
    <w:rPr>
      <w:sz w:val="20"/>
      <w:szCs w:val="20"/>
    </w:rPr>
  </w:style>
  <w:style w:type="character" w:customStyle="1" w:styleId="CommentTextChar">
    <w:name w:val="Comment Text Char"/>
    <w:basedOn w:val="DefaultParagraphFont"/>
    <w:link w:val="CommentText"/>
    <w:uiPriority w:val="99"/>
    <w:rsid w:val="00276481"/>
    <w:rPr>
      <w:sz w:val="20"/>
      <w:szCs w:val="20"/>
    </w:rPr>
  </w:style>
  <w:style w:type="paragraph" w:styleId="CommentSubject">
    <w:name w:val="annotation subject"/>
    <w:basedOn w:val="CommentText"/>
    <w:next w:val="CommentText"/>
    <w:link w:val="CommentSubjectChar"/>
    <w:uiPriority w:val="99"/>
    <w:semiHidden/>
    <w:unhideWhenUsed/>
    <w:rsid w:val="00276481"/>
    <w:rPr>
      <w:b/>
      <w:bCs/>
    </w:rPr>
  </w:style>
  <w:style w:type="character" w:customStyle="1" w:styleId="CommentSubjectChar">
    <w:name w:val="Comment Subject Char"/>
    <w:basedOn w:val="CommentTextChar"/>
    <w:link w:val="CommentSubject"/>
    <w:uiPriority w:val="99"/>
    <w:semiHidden/>
    <w:rsid w:val="00276481"/>
    <w:rPr>
      <w:b/>
      <w:bCs/>
      <w:sz w:val="20"/>
      <w:szCs w:val="20"/>
    </w:rPr>
  </w:style>
  <w:style w:type="paragraph" w:styleId="ListParagraph">
    <w:name w:val="List Paragraph"/>
    <w:basedOn w:val="Normal"/>
    <w:uiPriority w:val="34"/>
    <w:qFormat/>
    <w:rsid w:val="00AF143E"/>
    <w:pPr>
      <w:ind w:left="720"/>
      <w:contextualSpacing/>
    </w:pPr>
  </w:style>
  <w:style w:type="character" w:styleId="Hyperlink">
    <w:name w:val="Hyperlink"/>
    <w:basedOn w:val="DefaultParagraphFont"/>
    <w:uiPriority w:val="99"/>
    <w:unhideWhenUsed/>
    <w:rsid w:val="00CB5373"/>
    <w:rPr>
      <w:color w:val="0000FF" w:themeColor="hyperlink"/>
      <w:u w:val="single"/>
    </w:rPr>
  </w:style>
  <w:style w:type="character" w:customStyle="1" w:styleId="UnresolvedMention1">
    <w:name w:val="Unresolved Mention1"/>
    <w:basedOn w:val="DefaultParagraphFont"/>
    <w:uiPriority w:val="99"/>
    <w:semiHidden/>
    <w:unhideWhenUsed/>
    <w:rsid w:val="00CB5373"/>
    <w:rPr>
      <w:color w:val="605E5C"/>
      <w:shd w:val="clear" w:color="auto" w:fill="E1DFDD"/>
    </w:rPr>
  </w:style>
  <w:style w:type="paragraph" w:styleId="Revision">
    <w:name w:val="Revision"/>
    <w:hidden/>
    <w:uiPriority w:val="99"/>
    <w:semiHidden/>
    <w:rsid w:val="001D37B1"/>
    <w:pPr>
      <w:spacing w:line="240" w:lineRule="auto"/>
    </w:pPr>
  </w:style>
  <w:style w:type="paragraph" w:styleId="BalloonText">
    <w:name w:val="Balloon Text"/>
    <w:basedOn w:val="Normal"/>
    <w:link w:val="BalloonTextChar"/>
    <w:uiPriority w:val="99"/>
    <w:semiHidden/>
    <w:unhideWhenUsed/>
    <w:rsid w:val="00767E2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7E2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51B7"/>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276481"/>
    <w:rPr>
      <w:sz w:val="16"/>
      <w:szCs w:val="16"/>
    </w:rPr>
  </w:style>
  <w:style w:type="paragraph" w:styleId="CommentText">
    <w:name w:val="annotation text"/>
    <w:basedOn w:val="Normal"/>
    <w:link w:val="CommentTextChar"/>
    <w:uiPriority w:val="99"/>
    <w:unhideWhenUsed/>
    <w:rsid w:val="00276481"/>
    <w:pPr>
      <w:spacing w:line="240" w:lineRule="auto"/>
    </w:pPr>
    <w:rPr>
      <w:sz w:val="20"/>
      <w:szCs w:val="20"/>
    </w:rPr>
  </w:style>
  <w:style w:type="character" w:customStyle="1" w:styleId="CommentTextChar">
    <w:name w:val="Comment Text Char"/>
    <w:basedOn w:val="DefaultParagraphFont"/>
    <w:link w:val="CommentText"/>
    <w:uiPriority w:val="99"/>
    <w:rsid w:val="00276481"/>
    <w:rPr>
      <w:sz w:val="20"/>
      <w:szCs w:val="20"/>
    </w:rPr>
  </w:style>
  <w:style w:type="paragraph" w:styleId="CommentSubject">
    <w:name w:val="annotation subject"/>
    <w:basedOn w:val="CommentText"/>
    <w:next w:val="CommentText"/>
    <w:link w:val="CommentSubjectChar"/>
    <w:uiPriority w:val="99"/>
    <w:semiHidden/>
    <w:unhideWhenUsed/>
    <w:rsid w:val="00276481"/>
    <w:rPr>
      <w:b/>
      <w:bCs/>
    </w:rPr>
  </w:style>
  <w:style w:type="character" w:customStyle="1" w:styleId="CommentSubjectChar">
    <w:name w:val="Comment Subject Char"/>
    <w:basedOn w:val="CommentTextChar"/>
    <w:link w:val="CommentSubject"/>
    <w:uiPriority w:val="99"/>
    <w:semiHidden/>
    <w:rsid w:val="00276481"/>
    <w:rPr>
      <w:b/>
      <w:bCs/>
      <w:sz w:val="20"/>
      <w:szCs w:val="20"/>
    </w:rPr>
  </w:style>
  <w:style w:type="paragraph" w:styleId="ListParagraph">
    <w:name w:val="List Paragraph"/>
    <w:basedOn w:val="Normal"/>
    <w:uiPriority w:val="34"/>
    <w:qFormat/>
    <w:rsid w:val="00AF143E"/>
    <w:pPr>
      <w:ind w:left="720"/>
      <w:contextualSpacing/>
    </w:pPr>
  </w:style>
  <w:style w:type="character" w:styleId="Hyperlink">
    <w:name w:val="Hyperlink"/>
    <w:basedOn w:val="DefaultParagraphFont"/>
    <w:uiPriority w:val="99"/>
    <w:unhideWhenUsed/>
    <w:rsid w:val="00CB5373"/>
    <w:rPr>
      <w:color w:val="0000FF" w:themeColor="hyperlink"/>
      <w:u w:val="single"/>
    </w:rPr>
  </w:style>
  <w:style w:type="character" w:customStyle="1" w:styleId="UnresolvedMention1">
    <w:name w:val="Unresolved Mention1"/>
    <w:basedOn w:val="DefaultParagraphFont"/>
    <w:uiPriority w:val="99"/>
    <w:semiHidden/>
    <w:unhideWhenUsed/>
    <w:rsid w:val="00CB5373"/>
    <w:rPr>
      <w:color w:val="605E5C"/>
      <w:shd w:val="clear" w:color="auto" w:fill="E1DFDD"/>
    </w:rPr>
  </w:style>
  <w:style w:type="paragraph" w:styleId="Revision">
    <w:name w:val="Revision"/>
    <w:hidden/>
    <w:uiPriority w:val="99"/>
    <w:semiHidden/>
    <w:rsid w:val="001D37B1"/>
    <w:pPr>
      <w:spacing w:line="240" w:lineRule="auto"/>
    </w:pPr>
  </w:style>
  <w:style w:type="paragraph" w:styleId="BalloonText">
    <w:name w:val="Balloon Text"/>
    <w:basedOn w:val="Normal"/>
    <w:link w:val="BalloonTextChar"/>
    <w:uiPriority w:val="99"/>
    <w:semiHidden/>
    <w:unhideWhenUsed/>
    <w:rsid w:val="00767E2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7E2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admin@indactech.com" TargetMode="External"/><Relationship Id="rId3" Type="http://schemas.openxmlformats.org/officeDocument/2006/relationships/styles" Target="styles.xml"/><Relationship Id="rId7" Type="http://schemas.openxmlformats.org/officeDocument/2006/relationships/hyperlink" Target="mailto:admin@indactech.com" TargetMode="Externa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admin@indactec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D55E39-806B-446E-8600-6AF2818905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5220</Words>
  <Characters>29755</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2024-06-20T12:49:00Z</dcterms:created>
  <dcterms:modified xsi:type="dcterms:W3CDTF">2024-06-20T12:49:00Z</dcterms:modified>
</cp:coreProperties>
</file>